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commentRangeStart w:id="0"/>
      <w:r w:rsidRPr="000E6A02">
        <w:t>Induktive</w:t>
      </w:r>
      <w:commentRangeEnd w:id="0"/>
      <w:r w:rsidR="00542DEC">
        <w:rPr>
          <w:rStyle w:val="CommentReference"/>
          <w:rFonts w:asciiTheme="minorHAnsi" w:eastAsiaTheme="minorEastAsia" w:hAnsiTheme="minorHAnsi" w:cstheme="minorBidi"/>
          <w:color w:val="auto"/>
          <w:spacing w:val="0"/>
          <w:kern w:val="0"/>
        </w:rPr>
        <w:commentReference w:id="0"/>
      </w:r>
      <w:r w:rsidRPr="000E6A02">
        <w:t xml:space="preserve"> </w:t>
      </w:r>
      <w:commentRangeStart w:id="1"/>
      <w:proofErr w:type="spellStart"/>
      <w:r w:rsidRPr="000E6A02">
        <w:t>Topikmod</w:t>
      </w:r>
      <w:r w:rsidR="00321942" w:rsidRPr="000E6A02">
        <w:t>ellierung</w:t>
      </w:r>
      <w:commentRangeEnd w:id="1"/>
      <w:proofErr w:type="spellEnd"/>
      <w:r w:rsidR="00235D51">
        <w:rPr>
          <w:rStyle w:val="CommentReference"/>
          <w:rFonts w:asciiTheme="minorHAnsi" w:eastAsiaTheme="minorEastAsia" w:hAnsiTheme="minorHAnsi" w:cstheme="minorBidi"/>
          <w:color w:val="auto"/>
          <w:spacing w:val="0"/>
          <w:kern w:val="0"/>
        </w:rPr>
        <w:commentReference w:id="1"/>
      </w:r>
      <w:r w:rsidR="00321942" w:rsidRPr="000E6A02">
        <w:t xml:space="preserve"> und extrinsische </w:t>
      </w:r>
      <w:proofErr w:type="spellStart"/>
      <w:r w:rsidR="00321942" w:rsidRPr="000E6A02">
        <w:t>Topik</w:t>
      </w:r>
      <w:r w:rsidRPr="000E6A02">
        <w:t>domänen</w:t>
      </w:r>
      <w:proofErr w:type="spellEnd"/>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1EB5F720" w:rsidR="00B25773" w:rsidRPr="000E6A02" w:rsidRDefault="0068462E" w:rsidP="0064045B">
      <w:ins w:id="2" w:author="Roland Schäfer" w:date="2016-05-26T10:31:00Z">
        <w:r>
          <w:t xml:space="preserve">Dank </w:t>
        </w:r>
      </w:ins>
      <w:r w:rsidR="00790736" w:rsidRPr="000E6A02">
        <w:t xml:space="preserve">der Verfügbarkeit </w:t>
      </w:r>
      <w:ins w:id="3" w:author="Roland Schäfer" w:date="2016-05-26T10:32:00Z">
        <w:r>
          <w:t>von viele Milliarden Wörter</w:t>
        </w:r>
        <w:r w:rsidRPr="000E6A02">
          <w:t xml:space="preserve"> </w:t>
        </w:r>
      </w:ins>
      <w:ins w:id="4" w:author="Roland Schäfer" w:date="2016-05-26T10:33:00Z">
        <w:r w:rsidRPr="000E6A02">
          <w:t>große</w:t>
        </w:r>
        <w:r>
          <w:t>n</w:t>
        </w:r>
        <w:r w:rsidRPr="000E6A02">
          <w:t xml:space="preserve"> </w:t>
        </w:r>
      </w:ins>
      <w:r w:rsidR="00790736" w:rsidRPr="000E6A02">
        <w:t>Korpora</w:t>
      </w:r>
      <w:r w:rsidR="003F196D" w:rsidRPr="000E6A02">
        <w:t xml:space="preserve"> </w:t>
      </w:r>
      <w:ins w:id="5" w:author="Roland Schäfer" w:date="2016-05-26T10:33:00Z">
        <w:r>
          <w:t>ist die Bedeutung von</w:t>
        </w:r>
      </w:ins>
      <w:r w:rsidR="005443CB" w:rsidRPr="000E6A02">
        <w:t xml:space="preserve"> </w:t>
      </w:r>
      <w:proofErr w:type="spellStart"/>
      <w:r w:rsidR="005443CB" w:rsidRPr="000E6A02">
        <w:t>Korpusdaten</w:t>
      </w:r>
      <w:proofErr w:type="spellEnd"/>
      <w:r w:rsidR="005443CB" w:rsidRPr="000E6A02">
        <w:t xml:space="preserve"> </w:t>
      </w:r>
      <w:ins w:id="6" w:author="Roland Schäfer" w:date="2016-05-26T10:33:00Z">
        <w:r>
          <w:t xml:space="preserve">in </w:t>
        </w:r>
      </w:ins>
      <w:r w:rsidR="005443CB" w:rsidRPr="000E6A02">
        <w:t>v</w:t>
      </w:r>
      <w:r w:rsidR="00790736" w:rsidRPr="000E6A02">
        <w:t>i</w:t>
      </w:r>
      <w:r w:rsidR="005443CB" w:rsidRPr="000E6A02">
        <w:t>e</w:t>
      </w:r>
      <w:r w:rsidR="00790736" w:rsidRPr="000E6A02">
        <w:t>le</w:t>
      </w:r>
      <w:ins w:id="7" w:author="Roland Schäfer" w:date="2016-05-26T10:33:00Z">
        <w:r>
          <w:t>n</w:t>
        </w:r>
      </w:ins>
      <w:r w:rsidR="00790736" w:rsidRPr="000E6A02">
        <w:t xml:space="preserve"> Bereiche</w:t>
      </w:r>
      <w:ins w:id="8" w:author="Roland Schäfer" w:date="2016-05-26T10:33:00Z">
        <w:r>
          <w:t>n</w:t>
        </w:r>
      </w:ins>
      <w:r w:rsidR="00790736" w:rsidRPr="000E6A02">
        <w:t xml:space="preserve"> der L</w:t>
      </w:r>
      <w:r w:rsidR="005443CB" w:rsidRPr="000E6A02">
        <w:t xml:space="preserve">inguistik </w:t>
      </w:r>
      <w:ins w:id="9" w:author="Roland Schäfer" w:date="2016-05-26T10:33:00Z">
        <w:r>
          <w:t>weiter gestiegen</w:t>
        </w:r>
      </w:ins>
      <w:r w:rsidR="005443CB" w:rsidRPr="000E6A02">
        <w:t xml:space="preserve">. </w:t>
      </w:r>
      <w:ins w:id="10" w:author="Roland Schäfer" w:date="2016-05-26T10:34:00Z">
        <w:r>
          <w:t>Solche</w:t>
        </w:r>
      </w:ins>
      <w:r w:rsidR="005443CB" w:rsidRPr="000E6A02">
        <w:t xml:space="preserve"> Korpora </w:t>
      </w:r>
      <w:ins w:id="11" w:author="Roland Schäfer" w:date="2016-05-26T10:34:00Z">
        <w:r>
          <w:t xml:space="preserve">eröffnen zum Beispiel </w:t>
        </w:r>
      </w:ins>
      <w:r w:rsidR="005443CB" w:rsidRPr="000E6A02">
        <w:t>die Möglichkeit,</w:t>
      </w:r>
      <w:del w:id="12" w:author="Felix" w:date="2016-05-27T13:06:00Z">
        <w:r w:rsidR="005443CB" w:rsidRPr="000E6A02" w:rsidDel="009E5A2C">
          <w:delText xml:space="preserve"> </w:delText>
        </w:r>
        <w:r w:rsidR="00585127" w:rsidRPr="000E6A02" w:rsidDel="009E5A2C">
          <w:delText>auch</w:delText>
        </w:r>
      </w:del>
      <w:r w:rsidR="00585127" w:rsidRPr="000E6A02">
        <w:t xml:space="preserve">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ins w:id="13" w:author="Roland Schäfer" w:date="2016-05-26T10:34:00Z">
        <w:r>
          <w:t xml:space="preserve"> zu müssen</w:t>
        </w:r>
      </w:ins>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ins w:id="14" w:author="Roland Schäfer" w:date="2016-05-26T10:34:00Z">
        <w:r w:rsidR="004C0989">
          <w:t xml:space="preserve">aber oft auch </w:t>
        </w:r>
      </w:ins>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ins w:id="15" w:author="Roland Schäfer" w:date="2016-05-26T10:35:00Z">
        <w:r w:rsidR="004C0989">
          <w:t xml:space="preserve"> –</w:t>
        </w:r>
        <w:r w:rsidR="004C0989" w:rsidRPr="000E6A02">
          <w:t xml:space="preserve"> </w:t>
        </w:r>
        <w:r w:rsidR="004C0989">
          <w:t>s</w:t>
        </w:r>
        <w:r w:rsidR="004C0989" w:rsidRPr="000E6A02">
          <w:t xml:space="preserve">ei </w:t>
        </w:r>
      </w:ins>
      <w:r w:rsidR="00BF189A" w:rsidRPr="000E6A02">
        <w:t xml:space="preserve">es, weil das Hauptinteresse </w:t>
      </w:r>
      <w:ins w:id="16" w:author="Roland Schäfer" w:date="2016-05-26T10:35:00Z">
        <w:r w:rsidR="004C0989">
          <w:t xml:space="preserve">auf </w:t>
        </w:r>
      </w:ins>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ins w:id="17" w:author="Roland Schäfer" w:date="2016-05-26T10:36:00Z">
        <w:r w:rsidR="004C0989">
          <w:t xml:space="preserve"> </w:t>
        </w:r>
      </w:ins>
      <w:r w:rsidR="00CD6CDB" w:rsidRPr="000E6A02">
        <w:t>Verfasser</w:t>
      </w:r>
      <w:ins w:id="18" w:author="Roland Schäfer" w:date="2016-05-26T10:36:00Z">
        <w:r w:rsidR="004C0989">
          <w:t xml:space="preserve"> oder zur Verfasserin </w:t>
        </w:r>
      </w:ins>
      <w:del w:id="19" w:author="Felix" w:date="2016-05-26T23:04:00Z">
        <w:r w:rsidR="00CD6CDB" w:rsidRPr="000E6A02" w:rsidDel="00235D51">
          <w:delText xml:space="preserve">in  </w:delText>
        </w:r>
      </w:del>
      <w:r w:rsidR="00CD6CDB" w:rsidRPr="000E6A02">
        <w:t>des Texts auch Information über die Kommunikationssituation, die beabsichtigte Wirkung des Texts, das Textthema usw.</w:t>
      </w:r>
    </w:p>
    <w:p w14:paraId="20A1E565" w14:textId="1F470650" w:rsidR="0075244D" w:rsidRDefault="004C0989" w:rsidP="00A01787">
      <w:pPr>
        <w:rPr>
          <w:ins w:id="20" w:author="Roland Schäfer" w:date="2016-05-26T10:47:00Z"/>
        </w:rPr>
      </w:pPr>
      <w:ins w:id="21" w:author="Roland Schäfer" w:date="2016-05-26T10:37:00Z">
        <w:r>
          <w:t>Das Fehlen</w:t>
        </w:r>
      </w:ins>
      <w:r w:rsidR="00CD6CDB" w:rsidRPr="000E6A02">
        <w:t xml:space="preserve"> solcher Metadaten </w:t>
      </w:r>
      <w:ins w:id="22" w:author="Roland Schäfer" w:date="2016-05-26T10:37:00Z">
        <w:r>
          <w:t>in</w:t>
        </w:r>
        <w:r w:rsidRPr="000E6A02">
          <w:t xml:space="preserve"> </w:t>
        </w:r>
      </w:ins>
      <w:r w:rsidR="00CD6CDB" w:rsidRPr="000E6A02">
        <w:t xml:space="preserve">sehr großen gecrawlten Webkorpora </w:t>
      </w:r>
      <w:ins w:id="23" w:author="Roland Schäfer" w:date="2016-05-26T10:38:00Z">
        <w:r>
          <w:t>wird</w:t>
        </w:r>
      </w:ins>
      <w:r w:rsidR="00CD6CDB" w:rsidRPr="000E6A02">
        <w:t xml:space="preserve"> gelegentlich </w:t>
      </w:r>
      <w:ins w:id="24" w:author="Felix" w:date="2016-05-27T14:18:00Z">
        <w:r w:rsidR="001C6C3D">
          <w:t>kritisch</w:t>
        </w:r>
      </w:ins>
      <w:ins w:id="25" w:author="Roland Schäfer" w:date="2016-05-26T10:38:00Z">
        <w:del w:id="26" w:author="Felix" w:date="2016-05-27T14:18:00Z">
          <w:r w:rsidDel="001C6C3D">
            <w:delText>als</w:delText>
          </w:r>
          <w:r w:rsidRPr="000E6A02" w:rsidDel="001C6C3D">
            <w:delText xml:space="preserve"> </w:delText>
          </w:r>
        </w:del>
      </w:ins>
      <w:del w:id="27" w:author="Felix" w:date="2016-05-27T14:18:00Z">
        <w:r w:rsidR="00CD6CDB" w:rsidRPr="000E6A02" w:rsidDel="001C6C3D">
          <w:delText>Kritikpunkt</w:delText>
        </w:r>
      </w:del>
      <w:ins w:id="28" w:author="Roland Schäfer" w:date="2016-05-26T10:38:00Z">
        <w:r>
          <w:t xml:space="preserve"> gesehen</w:t>
        </w:r>
      </w:ins>
      <w:r w:rsidR="007C7ECC" w:rsidRPr="000E6A02">
        <w:t xml:space="preserve"> (z.B. Leech 2007</w:t>
      </w:r>
      <w:ins w:id="29" w:author="Roland Schäfer" w:date="2016-05-26T10:38:00Z">
        <w:r w:rsidRPr="000E6A02">
          <w:t>)</w:t>
        </w:r>
        <w:r>
          <w:t>.</w:t>
        </w:r>
        <w:r w:rsidRPr="000E6A02">
          <w:t xml:space="preserve"> </w:t>
        </w:r>
        <w:r>
          <w:t xml:space="preserve">Dabei </w:t>
        </w:r>
      </w:ins>
      <w:r w:rsidR="00363CF2" w:rsidRPr="000E6A02">
        <w:t xml:space="preserve">sollte man </w:t>
      </w:r>
      <w:ins w:id="30" w:author="Roland Schäfer" w:date="2016-05-26T10:38:00Z">
        <w:r>
          <w:t>allerding</w:t>
        </w:r>
      </w:ins>
      <w:ins w:id="31" w:author="Felix" w:date="2016-05-27T14:19:00Z">
        <w:r w:rsidR="009513BB">
          <w:t>s</w:t>
        </w:r>
      </w:ins>
      <w:ins w:id="32" w:author="Roland Schäfer" w:date="2016-05-26T10:38:00Z">
        <w:r>
          <w:t xml:space="preserve"> </w:t>
        </w:r>
      </w:ins>
      <w:r w:rsidR="00363CF2" w:rsidRPr="000E6A02">
        <w:t>nicht außer A</w:t>
      </w:r>
      <w:r w:rsidR="007847E1" w:rsidRPr="000E6A02">
        <w:t xml:space="preserve">cht lassen, dass </w:t>
      </w:r>
      <w:ins w:id="33" w:author="Roland Schäfer" w:date="2016-05-26T10:39:00Z">
        <w:r>
          <w:t xml:space="preserve">die gewünschten Metadaten </w:t>
        </w:r>
      </w:ins>
      <w:r w:rsidR="007847E1" w:rsidRPr="000E6A02">
        <w:t xml:space="preserve">auch für traditionelle Korpora oft nicht </w:t>
      </w:r>
      <w:r w:rsidR="00CD6CDB" w:rsidRPr="000E6A02">
        <w:t xml:space="preserve">vorliegen. Dies gilt insbesondere für so </w:t>
      </w:r>
      <w:r w:rsidR="00CD6CDB" w:rsidRPr="000E6A02">
        <w:lastRenderedPageBreak/>
        <w:t xml:space="preserve">abstrakte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t>Textsorte</w:t>
      </w:r>
      <w:r w:rsidR="007847E1" w:rsidRPr="000E6A02">
        <w:t xml:space="preserve"> </w:t>
      </w:r>
      <w:ins w:id="34" w:author="Roland Schäfer" w:date="2016-05-26T10:40:00Z">
        <w:r w:rsidR="0066539E">
          <w:t>usw</w:t>
        </w:r>
      </w:ins>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ins w:id="35" w:author="Roland Schäfer" w:date="2016-05-26T10:41:00Z">
        <w:r w:rsidR="00165611">
          <w:t>.</w:t>
        </w:r>
      </w:ins>
      <w:r w:rsidR="00532D8B" w:rsidRPr="000E6A02">
        <w:t xml:space="preserve"> </w:t>
      </w:r>
      <w:commentRangeStart w:id="36"/>
      <w:ins w:id="37" w:author="Roland Schäfer" w:date="2016-05-26T10:41:00Z">
        <w:del w:id="38" w:author="Felix" w:date="2016-05-26T23:07:00Z">
          <w:r w:rsidR="00165611" w:rsidDel="002B086D">
            <w:delText>M</w:delText>
          </w:r>
        </w:del>
      </w:ins>
      <w:del w:id="39" w:author="Felix" w:date="2016-05-26T23:07:00Z">
        <w:r w:rsidR="00532D8B" w:rsidRPr="000E6A02" w:rsidDel="002B086D">
          <w:delText xml:space="preserve">eistens </w:delText>
        </w:r>
      </w:del>
      <w:ins w:id="40" w:author="Roland Schäfer" w:date="2016-05-26T10:42:00Z">
        <w:del w:id="41" w:author="Felix" w:date="2016-05-26T23:07:00Z">
          <w:r w:rsidR="00165611" w:rsidDel="002B086D">
            <w:delText>werden</w:delText>
          </w:r>
        </w:del>
      </w:ins>
      <w:del w:id="42" w:author="Felix" w:date="2016-05-26T23:07:00Z">
        <w:r w:rsidR="00532D8B" w:rsidRPr="000E6A02" w:rsidDel="002B086D">
          <w:delText xml:space="preserve"> Metadadaten-</w:delText>
        </w:r>
        <w:r w:rsidR="00CD6CDB" w:rsidRPr="000E6A02" w:rsidDel="002B086D">
          <w:delText xml:space="preserve">Kategorien wie </w:delText>
        </w:r>
        <w:r w:rsidR="00CD6CDB" w:rsidRPr="002B086D" w:rsidDel="002B086D">
          <w:rPr>
            <w:i/>
          </w:rPr>
          <w:delText>Kommunkationssituation</w:delText>
        </w:r>
        <w:r w:rsidR="00CD6CDB" w:rsidRPr="000E6A02" w:rsidDel="002B086D">
          <w:delText xml:space="preserve"> oder </w:delText>
        </w:r>
        <w:r w:rsidR="00CD6CDB" w:rsidRPr="002B086D" w:rsidDel="002B086D">
          <w:rPr>
            <w:i/>
          </w:rPr>
          <w:delText>Intention</w:delText>
        </w:r>
      </w:del>
      <w:ins w:id="43" w:author="Roland Schäfer" w:date="2016-05-26T10:42:00Z">
        <w:del w:id="44" w:author="Felix" w:date="2016-05-26T23:07:00Z">
          <w:r w:rsidR="00165611" w:rsidDel="002B086D">
            <w:delText xml:space="preserve"> gebraucht (s. </w:delText>
          </w:r>
        </w:del>
      </w:ins>
      <w:del w:id="45" w:author="Felix" w:date="2016-05-26T23:07:00Z">
        <w:r w:rsidR="00B25773" w:rsidRPr="000E6A02" w:rsidDel="002B086D">
          <w:delText xml:space="preserve">Lee 2001 </w:delText>
        </w:r>
      </w:del>
      <w:ins w:id="46" w:author="Roland Schäfer" w:date="2016-05-26T10:42:00Z">
        <w:del w:id="47" w:author="Felix" w:date="2016-05-26T23:07:00Z">
          <w:r w:rsidR="00165611" w:rsidDel="002B086D">
            <w:delText>für</w:delText>
          </w:r>
          <w:r w:rsidR="00165611" w:rsidRPr="000E6A02" w:rsidDel="002B086D">
            <w:delText xml:space="preserve"> </w:delText>
          </w:r>
        </w:del>
      </w:ins>
      <w:del w:id="48" w:author="Felix" w:date="2016-05-26T23:07:00Z">
        <w:r w:rsidR="00B25773" w:rsidRPr="000E6A02" w:rsidDel="002B086D">
          <w:delText>einen Überblick</w:delText>
        </w:r>
        <w:r w:rsidR="00CD6CDB" w:rsidRPr="000E6A02" w:rsidDel="002B086D">
          <w:delText>).</w:delText>
        </w:r>
        <w:commentRangeEnd w:id="36"/>
        <w:r w:rsidR="00165611" w:rsidDel="002B086D">
          <w:rPr>
            <w:rStyle w:val="CommentReference"/>
          </w:rPr>
          <w:commentReference w:id="36"/>
        </w:r>
        <w:r w:rsidR="00CD6CDB" w:rsidRPr="000E6A02" w:rsidDel="002B086D">
          <w:delText xml:space="preserve"> </w:delText>
        </w:r>
      </w:del>
      <w:r w:rsidR="00E55F41" w:rsidRPr="000E6A02">
        <w:t xml:space="preserve">Der fehlende Konsens macht sich </w:t>
      </w:r>
      <w:ins w:id="49" w:author="Roland Schäfer" w:date="2016-05-26T10:43:00Z">
        <w:r w:rsidR="00165611">
          <w:t>wie zu erwarten</w:t>
        </w:r>
        <w:r w:rsidR="00165611" w:rsidRPr="000E6A02">
          <w:t xml:space="preserve"> </w:t>
        </w:r>
      </w:ins>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ins w:id="50" w:author="Roland Schäfer" w:date="2016-05-26T10:45:00Z">
        <w:r w:rsidR="0075244D">
          <w:t>gefunden</w:t>
        </w:r>
        <w:r w:rsidR="0075244D" w:rsidRPr="000E6A02">
          <w:t xml:space="preserve"> </w:t>
        </w:r>
      </w:ins>
      <w:r w:rsidR="00CD6CDB" w:rsidRPr="000E6A02">
        <w:t>werden, und das Aufkommen neuer Textformen im WWW mac</w:t>
      </w:r>
      <w:r w:rsidR="002301CA" w:rsidRPr="000E6A02">
        <w:t xml:space="preserve">ht die Situation nur </w:t>
      </w:r>
      <w:r w:rsidR="00FF147C" w:rsidRPr="000E6A02">
        <w:t xml:space="preserve">komplexer (vgl. die Beiträge in </w:t>
      </w:r>
      <w:commentRangeStart w:id="51"/>
      <w:r w:rsidR="00FF147C" w:rsidRPr="000E6A02">
        <w:t>Mehler et al.</w:t>
      </w:r>
      <w:del w:id="52" w:author="Felix" w:date="2016-05-27T13:07:00Z">
        <w:r w:rsidR="00FF147C" w:rsidRPr="000E6A02" w:rsidDel="0093458A">
          <w:delText xml:space="preserve"> (ed.)</w:delText>
        </w:r>
      </w:del>
      <w:r w:rsidR="00FF147C" w:rsidRPr="000E6A02">
        <w:t xml:space="preserve"> </w:t>
      </w:r>
      <w:commentRangeStart w:id="53"/>
      <w:r w:rsidR="00FF147C" w:rsidRPr="000E6A02">
        <w:t>20</w:t>
      </w:r>
      <w:ins w:id="54" w:author="Felix" w:date="2016-05-26T23:08:00Z">
        <w:r w:rsidR="00DC315F">
          <w:t>10</w:t>
        </w:r>
      </w:ins>
      <w:del w:id="55" w:author="Felix" w:date="2016-05-26T23:08:00Z">
        <w:r w:rsidR="00FF147C" w:rsidRPr="000E6A02" w:rsidDel="00DC315F">
          <w:delText>07</w:delText>
        </w:r>
        <w:commentRangeEnd w:id="51"/>
        <w:r w:rsidR="00165611" w:rsidDel="00DC315F">
          <w:rPr>
            <w:rStyle w:val="CommentReference"/>
          </w:rPr>
          <w:commentReference w:id="51"/>
        </w:r>
        <w:commentRangeEnd w:id="53"/>
        <w:r w:rsidR="00DC315F" w:rsidDel="00DC315F">
          <w:rPr>
            <w:rStyle w:val="CommentReference"/>
          </w:rPr>
          <w:commentReference w:id="53"/>
        </w:r>
        <w:r w:rsidR="00FF147C" w:rsidRPr="000E6A02" w:rsidDel="00DC315F">
          <w:delText>)</w:delText>
        </w:r>
      </w:del>
      <w:r w:rsidR="00FF147C" w:rsidRPr="000E6A02">
        <w:t>.</w:t>
      </w:r>
      <w:ins w:id="56" w:author="Felix" w:date="2016-05-27T14:19:00Z">
        <w:r w:rsidR="009513BB">
          <w:t xml:space="preserve"> </w:t>
        </w:r>
      </w:ins>
      <w:del w:id="57" w:author="Felix" w:date="2016-05-27T14:19:00Z">
        <w:r w:rsidR="00D17360" w:rsidRPr="000E6A02" w:rsidDel="009513BB">
          <w:delText xml:space="preserve"> </w:delText>
        </w:r>
      </w:del>
      <w:ins w:id="58" w:author="Roland Schäfer" w:date="2016-05-26T10:45:00Z">
        <w:del w:id="59" w:author="Felix" w:date="2016-05-27T14:19:00Z">
          <w:r w:rsidR="0075244D" w:rsidDel="009513BB">
            <w:delText>Die v</w:delText>
          </w:r>
          <w:r w:rsidR="0075244D" w:rsidRPr="000E6A02" w:rsidDel="009513BB">
            <w:delText>orgeschlagene</w:delText>
          </w:r>
          <w:r w:rsidR="0075244D" w:rsidDel="009513BB">
            <w:delText>n</w:delText>
          </w:r>
          <w:r w:rsidR="0075244D" w:rsidRPr="000E6A02" w:rsidDel="009513BB">
            <w:delText xml:space="preserve"> </w:delText>
          </w:r>
        </w:del>
      </w:ins>
      <w:del w:id="60" w:author="Felix" w:date="2016-05-27T14:19:00Z">
        <w:r w:rsidR="00D17360" w:rsidRPr="000E6A02" w:rsidDel="009513BB">
          <w:delText>Kategorien sind meist</w:delText>
        </w:r>
        <w:r w:rsidR="00CD6CDB" w:rsidRPr="000E6A02" w:rsidDel="009513BB">
          <w:delText xml:space="preserve"> prototypisch</w:delText>
        </w:r>
      </w:del>
      <w:ins w:id="61" w:author="Roland Schäfer" w:date="2016-05-26T10:45:00Z">
        <w:del w:id="62" w:author="Felix" w:date="2016-05-27T14:19:00Z">
          <w:r w:rsidR="0075244D" w:rsidDel="009513BB">
            <w:delText xml:space="preserve"> aufzufassen</w:delText>
          </w:r>
        </w:del>
      </w:ins>
      <w:del w:id="63" w:author="Felix" w:date="2016-05-27T14:19:00Z">
        <w:r w:rsidR="00CD6CDB" w:rsidRPr="000E6A02" w:rsidDel="009513BB">
          <w:delText>,</w:delText>
        </w:r>
        <w:r w:rsidR="00D17360" w:rsidRPr="000E6A02" w:rsidDel="009513BB">
          <w:delText xml:space="preserve"> was eine Klassifikation vo</w:delText>
        </w:r>
        <w:r w:rsidR="00223A10" w:rsidRPr="000E6A02" w:rsidDel="009513BB">
          <w:delText>n Texten</w:delText>
        </w:r>
      </w:del>
      <w:del w:id="64" w:author="Felix" w:date="2016-05-27T13:07:00Z">
        <w:r w:rsidR="00D17360" w:rsidRPr="000E6A02" w:rsidDel="0093458A">
          <w:delText xml:space="preserve"> enorm</w:delText>
        </w:r>
      </w:del>
      <w:del w:id="65" w:author="Felix" w:date="2016-05-27T14:19:00Z">
        <w:r w:rsidR="00D17360" w:rsidRPr="000E6A02" w:rsidDel="009513BB">
          <w:delText xml:space="preserve"> erschwert. Zudem lassen sich </w:delText>
        </w:r>
        <w:r w:rsidR="00CD6CDB" w:rsidRPr="000E6A02" w:rsidDel="009513BB">
          <w:delText>Ober- und Unterkategorien</w:delText>
        </w:r>
        <w:r w:rsidR="00D17360" w:rsidRPr="000E6A02" w:rsidDel="009513BB">
          <w:delText xml:space="preserve"> </w:delText>
        </w:r>
        <w:r w:rsidR="00657FBF" w:rsidRPr="000E6A02" w:rsidDel="009513BB">
          <w:delText xml:space="preserve">schwer gegeneinander abgrenzen. </w:delText>
        </w:r>
      </w:del>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w:t>
      </w:r>
      <w:del w:id="66" w:author="Felix" w:date="2016-05-27T13:08:00Z">
        <w:r w:rsidR="00CD6CDB" w:rsidRPr="000E6A02" w:rsidDel="0093458A">
          <w:delText xml:space="preserve"> voneinander unabhängigen</w:delText>
        </w:r>
      </w:del>
      <w:r w:rsidR="00CD6CDB" w:rsidRPr="000E6A02">
        <w:t xml:space="preserve"> </w:t>
      </w:r>
      <w:proofErr w:type="spellStart"/>
      <w:r w:rsidR="00CD6CDB" w:rsidRPr="000E6A02">
        <w:t>Annotatoren</w:t>
      </w:r>
      <w:proofErr w:type="spellEnd"/>
      <w:ins w:id="67" w:author="Roland Schäfer" w:date="2016-05-26T10:48:00Z">
        <w:r w:rsidR="0075244D">
          <w:t xml:space="preserve"> und </w:t>
        </w:r>
        <w:proofErr w:type="spellStart"/>
        <w:r w:rsidR="0075244D">
          <w:t>Annotatorinnen</w:t>
        </w:r>
      </w:ins>
      <w:proofErr w:type="spellEnd"/>
      <w:r w:rsidR="00CD6CDB" w:rsidRPr="000E6A02">
        <w:t xml:space="preserve"> oft unbefriedigend ist</w:t>
      </w:r>
      <w:ins w:id="68" w:author="Roland Schäfer" w:date="2016-05-26T10:46:00Z">
        <w:r w:rsidR="0075244D">
          <w:t>.</w:t>
        </w:r>
        <w:r w:rsidR="0075244D" w:rsidRPr="000E6A02">
          <w:t xml:space="preserve"> </w:t>
        </w:r>
        <w:r w:rsidR="0075244D">
          <w:t xml:space="preserve">Daher verwundert es nicht, dass </w:t>
        </w:r>
      </w:ins>
      <w:ins w:id="69" w:author="Roland Schäfer" w:date="2016-05-26T10:48:00Z">
        <w:r w:rsidR="0075244D">
          <w:t xml:space="preserve">auch </w:t>
        </w:r>
      </w:ins>
      <w:r w:rsidR="00CD6CDB" w:rsidRPr="000E6A02">
        <w:t>die automatische Klassifikation</w:t>
      </w:r>
      <w:ins w:id="70" w:author="Roland Schäfer" w:date="2016-05-26T10:49:00Z">
        <w:r w:rsidR="0075244D">
          <w:t xml:space="preserve"> von Genres</w:t>
        </w:r>
      </w:ins>
      <w:ins w:id="71" w:author="Roland Schäfer" w:date="2016-05-26T10:46:00Z">
        <w:r w:rsidR="0075244D">
          <w:t xml:space="preserve"> </w:t>
        </w:r>
      </w:ins>
      <w:ins w:id="72" w:author="Roland Schäfer" w:date="2016-05-26T11:24:00Z">
        <w:r w:rsidR="00D422D7">
          <w:t>—</w:t>
        </w:r>
      </w:ins>
      <w:r w:rsidR="00CD6CDB" w:rsidRPr="000E6A02">
        <w:t>zumal für Webdaten</w:t>
      </w:r>
      <w:ins w:id="73" w:author="Roland Schäfer" w:date="2016-05-26T11:24:00Z">
        <w:r w:rsidR="00D422D7">
          <w:t>—</w:t>
        </w:r>
      </w:ins>
      <w:ins w:id="74" w:author="Roland Schäfer" w:date="2016-05-26T10:46:00Z">
        <w:r w:rsidR="0075244D" w:rsidRPr="000E6A02">
          <w:t xml:space="preserve"> </w:t>
        </w:r>
      </w:ins>
      <w:r w:rsidR="00CD6CDB" w:rsidRPr="000E6A02">
        <w:t xml:space="preserve">auch in rezenten Experimenten </w:t>
      </w:r>
      <w:ins w:id="75" w:author="Roland Schäfer" w:date="2016-05-26T10:47:00Z">
        <w:r w:rsidR="0075244D">
          <w:t>nur</w:t>
        </w:r>
        <w:r w:rsidR="0075244D" w:rsidRPr="000E6A02">
          <w:t xml:space="preserve"> </w:t>
        </w:r>
      </w:ins>
      <w:r w:rsidR="00CD6CDB" w:rsidRPr="000E6A02">
        <w:t>unbe</w:t>
      </w:r>
      <w:r w:rsidR="008F781D" w:rsidRPr="000E6A02">
        <w:t xml:space="preserve">friedigende Ergebnisse liefert. </w:t>
      </w:r>
      <w:r w:rsidR="00CD6CDB" w:rsidRPr="000E6A02">
        <w:t xml:space="preserve">Egbert </w:t>
      </w:r>
      <w:ins w:id="76" w:author="Roland Schäfer" w:date="2016-05-26T12:24:00Z">
        <w:r w:rsidR="001B0049">
          <w:t>&amp; Biber</w:t>
        </w:r>
      </w:ins>
      <w:r w:rsidR="00CD6CDB" w:rsidRPr="000E6A02">
        <w:t xml:space="preserve"> </w:t>
      </w:r>
      <w:r w:rsidR="008F781D" w:rsidRPr="000E6A02">
        <w:t>(</w:t>
      </w:r>
      <w:r w:rsidR="00CD6CDB" w:rsidRPr="000E6A02">
        <w:t>2016</w:t>
      </w:r>
      <w:r w:rsidR="008F781D" w:rsidRPr="000E6A02">
        <w:t>)</w:t>
      </w:r>
      <w:r w:rsidR="005F70D3" w:rsidRPr="000E6A02">
        <w:t xml:space="preserve"> </w:t>
      </w:r>
      <w:ins w:id="77" w:author="Roland Schäfer" w:date="2016-05-26T10:47:00Z">
        <w:r w:rsidR="0075244D">
          <w:t xml:space="preserve">berichten, dass </w:t>
        </w:r>
      </w:ins>
      <w:ins w:id="78" w:author="Roland Schäfer" w:date="2016-05-26T10:49:00Z">
        <w:r w:rsidR="0075244D">
          <w:t xml:space="preserve">ihr automatischer </w:t>
        </w:r>
        <w:proofErr w:type="spellStart"/>
        <w:r w:rsidR="0075244D">
          <w:t>Klassifi</w:t>
        </w:r>
      </w:ins>
      <w:ins w:id="79" w:author="Felix" w:date="2016-05-27T13:08:00Z">
        <w:r w:rsidR="0093458A">
          <w:t>zierer</w:t>
        </w:r>
      </w:ins>
      <w:proofErr w:type="spellEnd"/>
      <w:ins w:id="80" w:author="Roland Schäfer" w:date="2016-05-26T10:49:00Z">
        <w:del w:id="81" w:author="Felix" w:date="2016-05-27T13:08:00Z">
          <w:r w:rsidR="0075244D" w:rsidDel="0093458A">
            <w:delText>kator</w:delText>
          </w:r>
        </w:del>
        <w:r w:rsidR="0075244D">
          <w:t xml:space="preserve"> eine Genauigkeit von </w:t>
        </w:r>
      </w:ins>
      <w:r w:rsidR="008F781D" w:rsidRPr="000E6A02">
        <w:t xml:space="preserve">42,1% </w:t>
      </w:r>
      <w:ins w:id="82" w:author="Roland Schäfer" w:date="2016-05-26T12:24:00Z">
        <w:r w:rsidR="00F27F7B">
          <w:t>auf</w:t>
        </w:r>
      </w:ins>
      <w:r w:rsidR="008F781D" w:rsidRPr="000E6A02">
        <w:t xml:space="preserve"> 32 Kategorien</w:t>
      </w:r>
      <w:ins w:id="83" w:author="Roland Schäfer" w:date="2016-05-26T10:49:00Z">
        <w:r w:rsidR="0075244D">
          <w:t xml:space="preserve"> aufweist</w:t>
        </w:r>
      </w:ins>
      <w:r w:rsidR="008F781D" w:rsidRPr="000E6A02">
        <w:t>.</w:t>
      </w:r>
    </w:p>
    <w:p w14:paraId="7D987929" w14:textId="742E77B0" w:rsidR="00A01787" w:rsidRPr="000E6A02" w:rsidRDefault="00C73338" w:rsidP="00A01787">
      <w:r w:rsidRPr="000E6A02">
        <w:t xml:space="preserve">Darüberhinaus </w:t>
      </w:r>
      <w:r w:rsidR="00CD6CDB" w:rsidRPr="000E6A02">
        <w:t>verwenden Methoden zur auto</w:t>
      </w:r>
      <w:r w:rsidRPr="000E6A02">
        <w:t>matischen</w:t>
      </w:r>
      <w:r w:rsidR="00CD6CDB" w:rsidRPr="000E6A02">
        <w:t xml:space="preserve"> Klassifikation von Genres meist </w:t>
      </w:r>
      <w:r w:rsidRPr="000E6A02">
        <w:t xml:space="preserve">sprachliche </w:t>
      </w:r>
      <w:ins w:id="84" w:author="Roland Schäfer" w:date="2016-05-26T10:50:00Z">
        <w:r w:rsidR="007902B3">
          <w:t>(oft gramm</w:t>
        </w:r>
      </w:ins>
      <w:ins w:id="85" w:author="Felix" w:date="2016-05-26T23:12:00Z">
        <w:r w:rsidR="00DC315F">
          <w:t>a</w:t>
        </w:r>
      </w:ins>
      <w:ins w:id="86" w:author="Roland Schäfer" w:date="2016-05-26T10:50:00Z">
        <w:r w:rsidR="007902B3">
          <w:t xml:space="preserve">tische) </w:t>
        </w:r>
      </w:ins>
      <w:r w:rsidRPr="000E6A02">
        <w:t>Merkmale als Grundlage. Während dies</w:t>
      </w:r>
      <w:r w:rsidR="00CD6CDB" w:rsidRPr="000E6A02">
        <w:t xml:space="preserve"> für manche</w:t>
      </w:r>
      <w:ins w:id="87" w:author="Roland Schäfer" w:date="2016-05-26T10:51:00Z">
        <w:r w:rsidR="007902B3">
          <w:t xml:space="preserve"> </w:t>
        </w:r>
      </w:ins>
      <w:r w:rsidRPr="000E6A02">
        <w:t>praktischen</w:t>
      </w:r>
      <w:ins w:id="88" w:author="Roland Schäfer" w:date="2016-05-26T10:51:00Z">
        <w:r w:rsidR="007902B3">
          <w:t xml:space="preserve"> (typischerweise nicht-linguistischen) </w:t>
        </w:r>
      </w:ins>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w:t>
      </w:r>
      <w:ins w:id="89" w:author="Felix" w:date="2016-05-27T13:08:00Z">
        <w:r w:rsidR="0070091D">
          <w:t xml:space="preserve">über das </w:t>
        </w:r>
      </w:ins>
      <w:del w:id="90" w:author="Felix" w:date="2016-05-27T13:08:00Z">
        <w:r w:rsidR="00CD6CDB" w:rsidRPr="000E6A02" w:rsidDel="0070091D">
          <w:delText xml:space="preserve">aus dem </w:delText>
        </w:r>
      </w:del>
      <w:r w:rsidR="00CD6CDB" w:rsidRPr="000E6A02">
        <w:t>(gemeinsame</w:t>
      </w:r>
      <w:del w:id="91" w:author="Felix" w:date="2016-05-27T13:08:00Z">
        <w:r w:rsidR="00CD6CDB" w:rsidRPr="000E6A02" w:rsidDel="006E4F98">
          <w:delText>n</w:delText>
        </w:r>
      </w:del>
      <w:r w:rsidR="00CD6CDB" w:rsidRPr="000E6A02">
        <w:t xml:space="preserve">) Auftreten </w:t>
      </w:r>
      <w:r w:rsidR="003140A7" w:rsidRPr="000E6A02">
        <w:t xml:space="preserve">grammatischer </w:t>
      </w:r>
      <w:r w:rsidR="00797875" w:rsidRPr="000E6A02">
        <w:t xml:space="preserve">Phänomene </w:t>
      </w:r>
      <w:ins w:id="92" w:author="Felix" w:date="2016-05-27T13:09:00Z">
        <w:r w:rsidR="005E4093">
          <w:t>definiert</w:t>
        </w:r>
      </w:ins>
      <w:del w:id="93" w:author="Felix" w:date="2016-05-27T13:09:00Z">
        <w:r w:rsidR="00797875" w:rsidRPr="000E6A02" w:rsidDel="005E4093">
          <w:delText>gewonnen</w:delText>
        </w:r>
      </w:del>
      <w:r w:rsidR="00797875" w:rsidRPr="000E6A02">
        <w:t xml:space="preserve">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ins w:id="94" w:author="Roland Schäfer" w:date="2016-05-26T10:53:00Z">
        <w:r w:rsidR="00FE5EA3">
          <w:t>Ein</w:t>
        </w:r>
      </w:ins>
      <w:ins w:id="95" w:author="Roland Schäfer" w:date="2016-05-26T10:52:00Z">
        <w:r w:rsidR="007902B3">
          <w:t xml:space="preserve"> </w:t>
        </w:r>
      </w:ins>
      <w:r w:rsidR="00CD6CDB" w:rsidRPr="000E6A02">
        <w:t xml:space="preserve">Phänomen </w:t>
      </w:r>
      <w:ins w:id="96" w:author="Roland Schäfer" w:date="2016-05-26T10:53:00Z">
        <w:r w:rsidR="00FE5EA3">
          <w:t>P</w:t>
        </w:r>
        <w:r w:rsidR="00FE5EA3" w:rsidRPr="000E6A02">
          <w:t xml:space="preserve"> </w:t>
        </w:r>
      </w:ins>
      <w:r w:rsidR="00CD6CDB" w:rsidRPr="000E6A02">
        <w:t xml:space="preserve">tritt häufiger in Genre </w:t>
      </w:r>
      <w:ins w:id="97" w:author="Roland Schäfer" w:date="2016-05-26T10:53:00Z">
        <w:r w:rsidR="00FE5EA3">
          <w:t>G</w:t>
        </w:r>
        <w:r w:rsidR="00FE5EA3" w:rsidRPr="000E6A02">
          <w:t xml:space="preserve"> </w:t>
        </w:r>
      </w:ins>
      <w:r w:rsidR="00CD6CDB" w:rsidRPr="000E6A02">
        <w:t>auf</w:t>
      </w:r>
      <w:ins w:id="98" w:author="Roland Schäfer" w:date="2016-05-26T10:52:00Z">
        <w:r w:rsidR="007902B3">
          <w:t>,</w:t>
        </w:r>
        <w:r w:rsidR="007902B3" w:rsidRPr="000E6A02">
          <w:t xml:space="preserve"> </w:t>
        </w:r>
      </w:ins>
      <w:r w:rsidR="00CD6CDB" w:rsidRPr="000E6A02">
        <w:t xml:space="preserve">aber </w:t>
      </w:r>
      <w:ins w:id="99" w:author="Roland Schäfer" w:date="2016-05-26T10:52:00Z">
        <w:r w:rsidR="007902B3">
          <w:t xml:space="preserve">die </w:t>
        </w:r>
      </w:ins>
      <w:r w:rsidR="00797875" w:rsidRPr="000E6A02">
        <w:t xml:space="preserve">Dokumente wurden </w:t>
      </w:r>
      <w:ins w:id="100" w:author="Roland Schäfer" w:date="2016-05-26T10:52:00Z">
        <w:r w:rsidR="007902B3">
          <w:t>unter anderem</w:t>
        </w:r>
        <w:r w:rsidR="007902B3" w:rsidRPr="000E6A02">
          <w:t xml:space="preserve"> </w:t>
        </w:r>
      </w:ins>
      <w:r w:rsidR="00797875" w:rsidRPr="000E6A02">
        <w:t xml:space="preserve">als </w:t>
      </w:r>
      <w:ins w:id="101" w:author="Felix" w:date="2016-05-27T13:09:00Z">
        <w:r w:rsidR="00FD5731">
          <w:t xml:space="preserve">zu </w:t>
        </w:r>
      </w:ins>
      <w:r w:rsidR="00CD6CDB" w:rsidRPr="000E6A02">
        <w:t xml:space="preserve">Genre </w:t>
      </w:r>
      <w:ins w:id="102" w:author="Roland Schäfer" w:date="2016-05-26T10:53:00Z">
        <w:r w:rsidR="00FE5EA3">
          <w:t>G</w:t>
        </w:r>
        <w:r w:rsidR="00FE5EA3" w:rsidRPr="000E6A02">
          <w:t xml:space="preserve"> </w:t>
        </w:r>
      </w:ins>
      <w:ins w:id="103" w:author="Felix" w:date="2016-05-27T13:09:00Z">
        <w:r w:rsidR="00FD5731">
          <w:t xml:space="preserve">zugehörig </w:t>
        </w:r>
      </w:ins>
      <w:r w:rsidR="00797875" w:rsidRPr="000E6A02">
        <w:t xml:space="preserve">klassifiziert, </w:t>
      </w:r>
      <w:r w:rsidR="00C234C2" w:rsidRPr="000E6A02">
        <w:t xml:space="preserve"> weil </w:t>
      </w:r>
      <w:r w:rsidR="00CD6CDB" w:rsidRPr="000E6A02">
        <w:t xml:space="preserve">Phänomen </w:t>
      </w:r>
      <w:ins w:id="104" w:author="Roland Schäfer" w:date="2016-05-26T10:53:00Z">
        <w:r w:rsidR="00FE5EA3">
          <w:t>P</w:t>
        </w:r>
        <w:r w:rsidR="00FE5EA3" w:rsidRPr="000E6A02">
          <w:t xml:space="preserve"> </w:t>
        </w:r>
        <w:r w:rsidR="007902B3">
          <w:t xml:space="preserve">in ihnen </w:t>
        </w:r>
      </w:ins>
      <w:r w:rsidR="00C11985" w:rsidRPr="000E6A02">
        <w:t xml:space="preserve">häufig </w:t>
      </w:r>
      <w:r w:rsidR="00C234C2" w:rsidRPr="000E6A02">
        <w:t xml:space="preserve">auftritt. </w:t>
      </w:r>
    </w:p>
    <w:p w14:paraId="6760102D" w14:textId="6AE1C77B" w:rsidR="004D25EC" w:rsidRPr="000E6A02" w:rsidRDefault="00CD6CDB" w:rsidP="004D25EC">
      <w:r w:rsidRPr="000E6A02">
        <w:t>Eine andere</w:t>
      </w:r>
      <w:ins w:id="105" w:author="Roland Schäfer" w:date="2016-05-26T10:54:00Z">
        <w:r w:rsidR="001451CD">
          <w:t xml:space="preserve"> Möglichkeit ist die Klassifikation von Dokumenten nach ihrem Thema</w:t>
        </w:r>
      </w:ins>
      <w:r w:rsidR="00A01787" w:rsidRPr="000E6A02">
        <w:t xml:space="preserve">. </w:t>
      </w:r>
      <w:ins w:id="106" w:author="Roland Schäfer" w:date="2016-05-26T10:54:00Z">
        <w:r w:rsidR="001451CD">
          <w:t>Dies</w:t>
        </w:r>
        <w:r w:rsidR="001451CD" w:rsidRPr="000E6A02">
          <w:t xml:space="preserve"> </w:t>
        </w:r>
      </w:ins>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ins w:id="107" w:author="Roland Schäfer" w:date="2016-05-26T10:55:00Z">
        <w:r w:rsidR="001451CD">
          <w:t xml:space="preserve">obwohl </w:t>
        </w:r>
      </w:ins>
      <w:r w:rsidR="007C1C31">
        <w:t>es plausibel</w:t>
      </w:r>
      <w:ins w:id="108" w:author="Roland Schäfer" w:date="2016-05-26T10:55:00Z">
        <w:r w:rsidR="001451CD">
          <w:t xml:space="preserve"> ist</w:t>
        </w:r>
      </w:ins>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ins w:id="109" w:author="Roland Schäfer" w:date="2016-05-26T10:59:00Z">
        <w:r w:rsidR="001451CD">
          <w:t>en</w:t>
        </w:r>
      </w:ins>
      <w:r w:rsidR="001451CD" w:rsidRPr="000E6A02">
        <w:t xml:space="preserve"> über das Textthema</w:t>
      </w:r>
      <w:r w:rsidR="001451CD" w:rsidRPr="000E6A02">
        <w:rPr>
          <w:rStyle w:val="FootnoteReference"/>
        </w:rPr>
        <w:footnoteReference w:id="2"/>
      </w:r>
      <w:r w:rsidR="001451CD" w:rsidRPr="000E6A02">
        <w:t xml:space="preserve"> </w:t>
      </w:r>
      <w:ins w:id="114" w:author="Roland Schäfer" w:date="2016-05-26T10:59:00Z">
        <w:r w:rsidR="001451CD">
          <w:t xml:space="preserve">können </w:t>
        </w:r>
      </w:ins>
      <w:r w:rsidR="001451CD" w:rsidRPr="000E6A02">
        <w:t xml:space="preserve">auch für Untersuchungen </w:t>
      </w:r>
      <w:ins w:id="115" w:author="Roland Schäfer" w:date="2016-05-26T11:00:00Z">
        <w:r w:rsidR="003E58ED">
          <w:t>linguistischer</w:t>
        </w:r>
      </w:ins>
      <w:r w:rsidR="001451CD" w:rsidRPr="000E6A02">
        <w:t xml:space="preserve"> Phänomene </w:t>
      </w:r>
      <w:ins w:id="116" w:author="Roland Schäfer" w:date="2016-05-26T10:59:00Z">
        <w:r w:rsidR="001451CD">
          <w:t>relevant sein</w:t>
        </w:r>
      </w:ins>
      <w:r w:rsidR="001451CD">
        <w:t>.</w:t>
      </w:r>
      <w:r w:rsidR="001451CD" w:rsidRPr="000E6A02">
        <w:t xml:space="preserve"> Gleichzeitig ist bei einer Klassifikation auf der Basis von Inhaltswörtern das Problem der Zirkularität </w:t>
      </w:r>
      <w:ins w:id="117" w:author="Roland Schäfer" w:date="2016-05-26T11:00:00Z">
        <w:r w:rsidR="003E58ED">
          <w:t>geringer</w:t>
        </w:r>
      </w:ins>
      <w:r w:rsidR="001451CD" w:rsidRPr="000E6A02">
        <w:t>, zumindest wenn anhand des thematisch klassifizierten Korpus vorwiegend grammatische Phänomene untersucht werden.</w:t>
      </w:r>
      <w:ins w:id="118" w:author="Roland Schäfer" w:date="2016-05-26T11:00:00Z">
        <w:r w:rsidR="003E58ED">
          <w:t xml:space="preserve"> </w:t>
        </w:r>
      </w:ins>
      <w:r w:rsidR="001862C1" w:rsidRPr="000E6A02">
        <w:t>Die thematische Zusammensetzung eines Korpus ist</w:t>
      </w:r>
      <w:r w:rsidR="00C1329E" w:rsidRPr="000E6A02">
        <w:t xml:space="preserve"> </w:t>
      </w:r>
      <w:ins w:id="119" w:author="Roland Schäfer" w:date="2016-05-26T10:57:00Z">
        <w:r w:rsidR="001451CD">
          <w:t>zudem ein gutes</w:t>
        </w:r>
      </w:ins>
      <w:r w:rsidR="00665586" w:rsidRPr="000E6A02">
        <w:t xml:space="preserve"> Kriterium</w:t>
      </w:r>
      <w:ins w:id="120" w:author="Roland Schäfer" w:date="2016-05-26T10:57:00Z">
        <w:r w:rsidR="001451CD">
          <w:t>, anhand dessen</w:t>
        </w:r>
      </w:ins>
      <w:r w:rsidR="001862C1" w:rsidRPr="000E6A02">
        <w:t xml:space="preserve"> </w:t>
      </w:r>
      <w:r w:rsidRPr="000E6A02">
        <w:t>Ko</w:t>
      </w:r>
      <w:r w:rsidR="001862C1" w:rsidRPr="000E6A02">
        <w:t>r</w:t>
      </w:r>
      <w:r w:rsidRPr="000E6A02">
        <w:t xml:space="preserve">pora </w:t>
      </w:r>
      <w:ins w:id="121" w:author="Roland Schäfer" w:date="2016-05-26T10:58:00Z">
        <w:r w:rsidR="001451CD">
          <w:t>miteinander verglichen werden können.</w:t>
        </w:r>
        <w:del w:id="122" w:author="Felix" w:date="2016-05-27T14:19:00Z">
          <w:r w:rsidR="001451CD" w:rsidDel="007867B6">
            <w:delText xml:space="preserve"> D</w:delText>
          </w:r>
        </w:del>
      </w:ins>
      <w:ins w:id="123" w:author="Roland Schäfer" w:date="2016-05-26T11:01:00Z">
        <w:del w:id="124" w:author="Felix" w:date="2016-05-27T14:19:00Z">
          <w:r w:rsidR="003E58ED" w:rsidDel="007867B6">
            <w:delText>er</w:delText>
          </w:r>
        </w:del>
      </w:ins>
      <w:del w:id="125" w:author="Felix" w:date="2016-05-27T14:19:00Z">
        <w:r w:rsidR="00665586" w:rsidRPr="000E6A02" w:rsidDel="007867B6">
          <w:delText xml:space="preserve"> Vergleich von Korpora ist </w:delText>
        </w:r>
      </w:del>
      <w:ins w:id="126" w:author="Roland Schäfer" w:date="2016-05-26T10:58:00Z">
        <w:del w:id="127" w:author="Felix" w:date="2016-05-27T14:19:00Z">
          <w:r w:rsidR="001451CD" w:rsidDel="007867B6">
            <w:delText>ein viel</w:delText>
          </w:r>
        </w:del>
      </w:ins>
      <w:del w:id="128" w:author="Felix" w:date="2016-05-27T14:19:00Z">
        <w:r w:rsidR="00665586" w:rsidRPr="000E6A02" w:rsidDel="007867B6">
          <w:delText>diskutiertes Thema in der Korpuslinguistik</w:delText>
        </w:r>
      </w:del>
      <w:ins w:id="129" w:author="Roland Schäfer" w:date="2016-05-26T10:58:00Z">
        <w:del w:id="130" w:author="Felix" w:date="2016-05-27T14:19:00Z">
          <w:r w:rsidR="001451CD" w:rsidDel="007867B6">
            <w:delText>;</w:delText>
          </w:r>
          <w:r w:rsidR="001451CD" w:rsidRPr="000E6A02" w:rsidDel="007867B6">
            <w:delText xml:space="preserve"> </w:delText>
          </w:r>
        </w:del>
      </w:ins>
      <w:del w:id="131" w:author="Felix" w:date="2016-05-27T14:19:00Z">
        <w:r w:rsidR="001862C1" w:rsidRPr="000E6A02" w:rsidDel="007867B6">
          <w:delText xml:space="preserve">siehe </w:delText>
        </w:r>
        <w:r w:rsidR="00665586" w:rsidRPr="000E6A02" w:rsidDel="007867B6">
          <w:delText xml:space="preserve"> u.a. </w:delText>
        </w:r>
        <w:r w:rsidR="001862C1" w:rsidRPr="000E6A02" w:rsidDel="007867B6">
          <w:delText>Kilgarriff 2001</w:delText>
        </w:r>
      </w:del>
      <w:del w:id="132" w:author="Felix" w:date="2016-05-27T10:24:00Z">
        <w:r w:rsidR="001862C1" w:rsidRPr="00AB26CD" w:rsidDel="00B30D96">
          <w:delText xml:space="preserve">; </w:delText>
        </w:r>
        <w:r w:rsidR="00C1329E" w:rsidRPr="00AB26CD" w:rsidDel="00B30D96">
          <w:delText xml:space="preserve">Baroni &amp; who????; </w:delText>
        </w:r>
      </w:del>
      <w:del w:id="133" w:author="Felix" w:date="2016-05-27T14:19:00Z">
        <w:r w:rsidR="001862C1" w:rsidRPr="00AB26CD" w:rsidDel="007867B6">
          <w:delText>Schäfer &amp; Bildhauer 2013</w:delText>
        </w:r>
      </w:del>
      <w:ins w:id="134" w:author="Roland Schäfer" w:date="2016-05-26T10:58:00Z">
        <w:del w:id="135" w:author="Felix" w:date="2016-05-27T14:19:00Z">
          <w:r w:rsidR="001451CD" w:rsidDel="007867B6">
            <w:delText>.</w:delText>
          </w:r>
        </w:del>
      </w:ins>
      <w:del w:id="136" w:author="Felix" w:date="2016-05-27T14:19:00Z">
        <w:r w:rsidR="001862C1" w:rsidRPr="000E6A02" w:rsidDel="007867B6">
          <w:delText xml:space="preserve"> </w:delText>
        </w:r>
      </w:del>
    </w:p>
    <w:p w14:paraId="306DDD9B" w14:textId="1827C42E" w:rsidR="005D4FA2" w:rsidRPr="000E6A02" w:rsidRDefault="00CD6CDB" w:rsidP="005D4FA2">
      <w:r w:rsidRPr="000E6A02">
        <w:t>D</w:t>
      </w:r>
      <w:r w:rsidR="00355EAA" w:rsidRPr="000E6A02">
        <w:t>ie wichtigste Frage</w:t>
      </w:r>
      <w:ins w:id="137" w:author="Roland Schäfer" w:date="2016-05-26T11:01:00Z">
        <w:r w:rsidR="00A1517C">
          <w:t xml:space="preserve"> </w:t>
        </w:r>
      </w:ins>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ins w:id="138" w:author="Roland Schäfer" w:date="2016-05-26T11:01:00Z">
        <w:r w:rsidR="00A1517C">
          <w:t xml:space="preserve"> </w:t>
        </w:r>
      </w:ins>
      <w:r w:rsidRPr="000E6A02">
        <w:t xml:space="preserve">nicht miteinander kompatible Klassifikationssysteme, </w:t>
      </w:r>
      <w:r w:rsidR="006909F0">
        <w:t xml:space="preserve">wie </w:t>
      </w:r>
      <w:ins w:id="139" w:author="Roland Schäfer" w:date="2016-05-26T11:01:00Z">
        <w:r w:rsidR="00A1517C">
          <w:t xml:space="preserve">schon </w:t>
        </w:r>
      </w:ins>
      <w:r w:rsidR="006909F0">
        <w:t>Sinclair und Ball (1996</w:t>
      </w:r>
      <w:r w:rsidR="00954A89" w:rsidRPr="00752062">
        <w:t>)</w:t>
      </w:r>
      <w:r w:rsidR="006909F0">
        <w:t xml:space="preserve"> anmerken</w:t>
      </w:r>
      <w:r w:rsidR="00525EF7" w:rsidRPr="000E6A02">
        <w:t xml:space="preserve">. Eine weitere Schwierigkeit ist, dass </w:t>
      </w:r>
      <w:ins w:id="140" w:author="Roland Schäfer" w:date="2016-05-26T11:02:00Z">
        <w:r w:rsidR="00DA640B">
          <w:t xml:space="preserve">oft </w:t>
        </w:r>
      </w:ins>
      <w:ins w:id="141" w:author="Roland Schäfer" w:date="2016-05-26T11:03:00Z">
        <w:r w:rsidR="00DA640B">
          <w:t xml:space="preserve">auch innerhalb eines Klassifikationssystems </w:t>
        </w:r>
      </w:ins>
      <w:r w:rsidR="00EF4839" w:rsidRPr="000E6A02">
        <w:t xml:space="preserve">eine </w:t>
      </w:r>
      <w:r w:rsidRPr="000E6A02">
        <w:t xml:space="preserve">eindeutige Zuordnung </w:t>
      </w:r>
      <w:ins w:id="142" w:author="Roland Schäfer" w:date="2016-05-26T11:02:00Z">
        <w:r w:rsidR="00DA640B">
          <w:t xml:space="preserve">eines </w:t>
        </w:r>
        <w:r w:rsidR="00DA640B" w:rsidRPr="000E6A02">
          <w:t>Texte</w:t>
        </w:r>
        <w:r w:rsidR="00DA640B">
          <w:t>s</w:t>
        </w:r>
        <w:r w:rsidR="00DA640B" w:rsidRPr="000E6A02">
          <w:t xml:space="preserve"> </w:t>
        </w:r>
      </w:ins>
      <w:r w:rsidRPr="000E6A02">
        <w:t xml:space="preserve">zu </w:t>
      </w:r>
      <w:ins w:id="143" w:author="Roland Schäfer" w:date="2016-05-26T11:02:00Z">
        <w:r w:rsidR="00DA640B">
          <w:t xml:space="preserve">genau einem </w:t>
        </w:r>
        <w:r w:rsidR="00DA640B" w:rsidRPr="000E6A02">
          <w:t>Them</w:t>
        </w:r>
        <w:r w:rsidR="00DA640B">
          <w:t>a</w:t>
        </w:r>
        <w:r w:rsidR="00DA640B" w:rsidRPr="000E6A02">
          <w:t xml:space="preserve"> </w:t>
        </w:r>
      </w:ins>
      <w:ins w:id="144" w:author="Roland Schäfer" w:date="2016-05-26T11:03:00Z">
        <w:r w:rsidR="00DA640B">
          <w:t>nicht möglich ist</w:t>
        </w:r>
      </w:ins>
      <w:ins w:id="145" w:author="Roland Schäfer" w:date="2016-05-26T11:04:00Z">
        <w:r w:rsidR="00884B3C">
          <w:t xml:space="preserve">, weil </w:t>
        </w:r>
      </w:ins>
      <w:r w:rsidR="00881232" w:rsidRPr="000E6A02">
        <w:t xml:space="preserve">Texte häufig </w:t>
      </w:r>
      <w:r w:rsidRPr="000E6A02">
        <w:t>verschiedene Themen einer gegebenen Taxonomie</w:t>
      </w:r>
      <w:r w:rsidR="004E791F" w:rsidRPr="000E6A02">
        <w:t xml:space="preserve"> </w:t>
      </w:r>
      <w:r w:rsidR="00FD24EE" w:rsidRPr="000E6A02">
        <w:t>kombinieren</w:t>
      </w:r>
      <w:ins w:id="146" w:author="Roland Schäfer" w:date="2016-05-26T11:04:00Z">
        <w:r w:rsidR="00884B3C">
          <w:t>.</w:t>
        </w:r>
      </w:ins>
      <w:r w:rsidR="004E791F" w:rsidRPr="000E6A02">
        <w:t xml:space="preserve"> </w:t>
      </w:r>
      <w:commentRangeStart w:id="147"/>
      <w:ins w:id="148" w:author="Roland Schäfer" w:date="2016-05-26T11:04:00Z">
        <w:r w:rsidR="00884B3C">
          <w:t>E</w:t>
        </w:r>
        <w:r w:rsidR="00884B3C" w:rsidRPr="000E6A02">
          <w:t>rschwerend</w:t>
        </w:r>
      </w:ins>
      <w:commentRangeEnd w:id="147"/>
      <w:r w:rsidR="00E2669C">
        <w:rPr>
          <w:rStyle w:val="CommentReference"/>
        </w:rPr>
        <w:commentReference w:id="147"/>
      </w:r>
      <w:ins w:id="149" w:author="Roland Schäfer" w:date="2016-05-26T11:04:00Z">
        <w:r w:rsidR="00884B3C" w:rsidRPr="000E6A02">
          <w:t xml:space="preserve"> </w:t>
        </w:r>
      </w:ins>
      <w:r w:rsidR="004E791F" w:rsidRPr="000E6A02">
        <w:t xml:space="preserve">kommen </w:t>
      </w:r>
      <w:r w:rsidRPr="000E6A02">
        <w:t>Themen</w:t>
      </w:r>
      <w:r w:rsidR="005D4FA2" w:rsidRPr="000E6A02">
        <w:t>wechsel innerhalb eines Textes</w:t>
      </w:r>
      <w:ins w:id="150" w:author="Roland Schäfer" w:date="2016-05-26T11:04:00Z">
        <w:r w:rsidR="00884B3C">
          <w:t xml:space="preserve"> hinzu</w:t>
        </w:r>
      </w:ins>
      <w:r w:rsidR="005D4FA2" w:rsidRPr="000E6A02">
        <w:t>.</w:t>
      </w:r>
    </w:p>
    <w:p w14:paraId="707DA3EB" w14:textId="002C8888" w:rsidR="00175FD8" w:rsidRPr="000E6A02" w:rsidRDefault="005D4FA2" w:rsidP="00175FD8">
      <w:r w:rsidRPr="000E6A02">
        <w:t xml:space="preserve">Um der Beliebigkeit bei der Erstellung einer Thementaxonomie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ins w:id="151" w:author="Roland Schäfer" w:date="2016-05-26T11:15:00Z">
        <w:r w:rsidR="00FB6E52">
          <w:t xml:space="preserve">Ein </w:t>
        </w:r>
      </w:ins>
      <w:r w:rsidR="004A28C9">
        <w:t xml:space="preserve">internes Kriterium </w:t>
      </w:r>
      <w:ins w:id="152" w:author="Roland Schäfer" w:date="2016-05-26T11:15:00Z">
        <w:r w:rsidR="00FB6E52">
          <w:t xml:space="preserve">ist das im Text </w:t>
        </w:r>
      </w:ins>
      <w:r w:rsidR="00CD6CDB" w:rsidRPr="000E6A02">
        <w:t xml:space="preserve">auftretende </w:t>
      </w:r>
      <w:r w:rsidR="00D50FFD" w:rsidRPr="000E6A02">
        <w:t>lexikalische M</w:t>
      </w:r>
      <w:r w:rsidR="00CD6CDB" w:rsidRPr="000E6A02">
        <w:t>aterial</w:t>
      </w:r>
      <w:del w:id="153" w:author="Felix" w:date="2016-05-27T13:10:00Z">
        <w:r w:rsidR="004A28C9" w:rsidDel="0023624D">
          <w:delText xml:space="preserve"> </w:delText>
        </w:r>
      </w:del>
      <w:ins w:id="154" w:author="Roland Schäfer" w:date="2016-05-26T11:16:00Z">
        <w:del w:id="155" w:author="Felix" w:date="2016-05-27T13:10:00Z">
          <w:r w:rsidR="00FB6E52" w:rsidDel="0023624D">
            <w:delText>und eine Klassenbildung auf dessen Basis</w:delText>
          </w:r>
        </w:del>
      </w:ins>
      <w:r w:rsidR="004A28C9">
        <w:t xml:space="preserve">. </w:t>
      </w:r>
      <w:r w:rsidR="00C050F5" w:rsidRPr="000E6A02">
        <w:t xml:space="preserve">Ein </w:t>
      </w:r>
      <w:del w:id="156" w:author="Felix" w:date="2016-05-27T13:10:00Z">
        <w:r w:rsidR="007641BC" w:rsidRPr="000E6A02" w:rsidDel="0023624D">
          <w:delText xml:space="preserve">solches </w:delText>
        </w:r>
      </w:del>
      <w:r w:rsidR="00C050F5" w:rsidRPr="000E6A02">
        <w:t>d</w:t>
      </w:r>
      <w:r w:rsidR="00CD6CDB" w:rsidRPr="000E6A02">
        <w:t>atengetriebenes Aufdecken von</w:t>
      </w:r>
      <w:ins w:id="157" w:author="Roland Schäfer" w:date="2016-05-26T11:13:00Z">
        <w:r w:rsidR="00DF2B2C">
          <w:t xml:space="preserve"> sogenannten</w:t>
        </w:r>
      </w:ins>
      <w:r w:rsidR="00CD6CDB" w:rsidRPr="000E6A02">
        <w:t xml:space="preserve"> </w:t>
      </w:r>
      <w:proofErr w:type="spellStart"/>
      <w:r w:rsidR="00CD6CDB" w:rsidRPr="00E2669C">
        <w:rPr>
          <w:i/>
        </w:rPr>
        <w:t>Topiks</w:t>
      </w:r>
      <w:proofErr w:type="spellEnd"/>
      <w:r w:rsidR="00CD6CDB" w:rsidRPr="000E6A02">
        <w:t xml:space="preserve"> </w:t>
      </w:r>
      <w:ins w:id="158" w:author="Roland Schäfer" w:date="2016-05-26T11:05:00Z">
        <w:r w:rsidR="00884B3C">
          <w:t>(relativ spezielle</w:t>
        </w:r>
      </w:ins>
      <w:ins w:id="159" w:author="Roland Schäfer" w:date="2016-05-26T11:13:00Z">
        <w:r w:rsidR="00362FCC">
          <w:t>n</w:t>
        </w:r>
      </w:ins>
      <w:ins w:id="160" w:author="Roland Schäfer" w:date="2016-05-26T11:05:00Z">
        <w:r w:rsidR="00884B3C">
          <w:t xml:space="preserve"> Einzelthemen) </w:t>
        </w:r>
      </w:ins>
      <w:r w:rsidR="00CD6CDB" w:rsidRPr="000E6A02">
        <w:t>i</w:t>
      </w:r>
      <w:r w:rsidR="00F029D7" w:rsidRPr="000E6A02">
        <w:t xml:space="preserve">st </w:t>
      </w:r>
      <w:ins w:id="161" w:author="Felix" w:date="2016-05-27T13:11:00Z">
        <w:r w:rsidR="0023624D">
          <w:t xml:space="preserve">auf Basis dieses lexikalischen Materials </w:t>
        </w:r>
      </w:ins>
      <w:r w:rsidR="00F029D7" w:rsidRPr="000E6A02">
        <w:t xml:space="preserve">objektiv, </w:t>
      </w:r>
      <w:ins w:id="162" w:author="Roland Schäfer" w:date="2016-05-26T11:06:00Z">
        <w:r w:rsidR="00884B3C">
          <w:t xml:space="preserve">aber </w:t>
        </w:r>
      </w:ins>
      <w:r w:rsidR="00CD6CDB" w:rsidRPr="000E6A02">
        <w:t xml:space="preserve">die resultierenden Kategorien sind </w:t>
      </w:r>
      <w:ins w:id="163" w:author="Roland Schäfer" w:date="2016-05-26T11:08:00Z">
        <w:r w:rsidR="00AF4982">
          <w:t xml:space="preserve">i.d.R. </w:t>
        </w:r>
      </w:ins>
      <w:ins w:id="164" w:author="Roland Schäfer" w:date="2016-05-26T11:16:00Z">
        <w:r w:rsidR="00D0536C">
          <w:t>schlecht</w:t>
        </w:r>
      </w:ins>
      <w:del w:id="165" w:author="Felix" w:date="2016-05-27T14:20:00Z">
        <w:r w:rsidR="00830FB7" w:rsidRPr="000E6A02" w:rsidDel="00C31B67">
          <w:delText xml:space="preserve"> interpretierbar </w:delText>
        </w:r>
        <w:r w:rsidR="005508F0" w:rsidRPr="000E6A02" w:rsidDel="00C31B67">
          <w:delText xml:space="preserve">(vgl. Abschnitt </w:delText>
        </w:r>
      </w:del>
      <w:ins w:id="166" w:author="Roland Schäfer" w:date="2016-05-26T11:06:00Z">
        <w:del w:id="167" w:author="Felix" w:date="2016-05-27T14:20:00Z">
          <w:r w:rsidR="00884B3C" w:rsidRPr="00E2669C" w:rsidDel="00C31B67">
            <w:rPr>
              <w:i/>
            </w:rPr>
            <w:delText>Topikmodellierung</w:delText>
          </w:r>
          <w:r w:rsidR="00884B3C" w:rsidRPr="00E2669C" w:rsidDel="00C31B67">
            <w:delText>)</w:delText>
          </w:r>
        </w:del>
      </w:ins>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thematischen Kategorien </w:t>
      </w:r>
      <w:ins w:id="168" w:author="Roland Schäfer" w:date="2016-05-26T11:16:00Z">
        <w:r w:rsidR="00D0536C">
          <w:t xml:space="preserve">oft </w:t>
        </w:r>
      </w:ins>
      <w:r w:rsidR="00830FB7" w:rsidRPr="000E6A02">
        <w:t xml:space="preserve">wichtig ist, </w:t>
      </w:r>
      <w:ins w:id="169" w:author="Roland Schäfer" w:date="2016-05-26T11:07:00Z">
        <w:r w:rsidR="00AA7E51">
          <w:t>sollte</w:t>
        </w:r>
        <w:r w:rsidR="00AA7E51" w:rsidRPr="000E6A02">
          <w:t xml:space="preserve"> </w:t>
        </w:r>
      </w:ins>
      <w:r w:rsidR="00830FB7" w:rsidRPr="000E6A02">
        <w:t xml:space="preserve">ein Kompromiss </w:t>
      </w:r>
      <w:ins w:id="170" w:author="Roland Schäfer" w:date="2016-05-26T11:07:00Z">
        <w:r w:rsidR="00AA7E51">
          <w:t xml:space="preserve">zwischen objektiver datengetriebener Klassifikation und Interpretierbarkeit </w:t>
        </w:r>
      </w:ins>
      <w:r w:rsidR="00830FB7" w:rsidRPr="000E6A02">
        <w:t>gefunden werden</w:t>
      </w:r>
      <w:ins w:id="171" w:author="Roland Schäfer" w:date="2016-05-26T11:07:00Z">
        <w:r w:rsidR="00AA7E51">
          <w:t>.</w:t>
        </w:r>
        <w:r w:rsidR="00AA7E51" w:rsidRPr="000E6A02">
          <w:t xml:space="preserve"> </w:t>
        </w:r>
        <w:r w:rsidR="00AA7E51">
          <w:t>E</w:t>
        </w:r>
      </w:ins>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ins w:id="172" w:author="Roland Schäfer" w:date="2016-05-26T11:17:00Z">
        <w:r w:rsidR="00B35A8F">
          <w:t>ihre</w:t>
        </w:r>
        <w:r w:rsidR="00B35A8F" w:rsidRPr="000E6A02">
          <w:t xml:space="preserve"> </w:t>
        </w:r>
      </w:ins>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ins w:id="173" w:author="Roland Schäfer" w:date="2016-05-26T11:17:00Z">
        <w:r w:rsidR="00B35A8F">
          <w:t>,</w:t>
        </w:r>
      </w:ins>
      <w:r w:rsidR="00CD6CDB" w:rsidRPr="000E6A02">
        <w:t xml:space="preserve"> und </w:t>
      </w:r>
      <w:ins w:id="174" w:author="Roland Schäfer" w:date="2016-05-26T11:17:00Z">
        <w:r w:rsidR="00B35A8F">
          <w:t xml:space="preserve">sie </w:t>
        </w:r>
      </w:ins>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759E64B1" w:rsidR="003C47ED" w:rsidRPr="000E6A02" w:rsidRDefault="00CD6CDB" w:rsidP="003C47ED">
      <w:r w:rsidRPr="000E6A02">
        <w:t>Diese</w:t>
      </w:r>
      <w:ins w:id="175" w:author="Roland Schäfer" w:date="2016-05-26T11:09:00Z">
        <w:r w:rsidR="002B308E">
          <w:t>r Artikel</w:t>
        </w:r>
      </w:ins>
      <w:r w:rsidR="00175FD8" w:rsidRPr="000E6A02">
        <w:t xml:space="preserve"> </w:t>
      </w:r>
      <w:ins w:id="176" w:author="Roland Schäfer" w:date="2016-05-26T11:09:00Z">
        <w:r w:rsidR="00FB3265">
          <w:t>geht</w:t>
        </w:r>
      </w:ins>
      <w:ins w:id="177" w:author="Roland Schäfer" w:date="2016-05-26T11:17:00Z">
        <w:r w:rsidR="00B35A8F">
          <w:t xml:space="preserve"> daher</w:t>
        </w:r>
      </w:ins>
      <w:ins w:id="178" w:author="Roland Schäfer" w:date="2016-05-26T11:09:00Z">
        <w:r w:rsidR="00FB3265">
          <w:t xml:space="preserve"> </w:t>
        </w:r>
      </w:ins>
      <w:r w:rsidRPr="000E6A02">
        <w:t>der Frage</w:t>
      </w:r>
      <w:ins w:id="179" w:author="Roland Schäfer" w:date="2016-05-26T11:09:00Z">
        <w:r w:rsidR="00FB3265">
          <w:t xml:space="preserve"> nach</w:t>
        </w:r>
      </w:ins>
      <w:r w:rsidRPr="000E6A02">
        <w:t xml:space="preserve">, in welchem Maße extern definierte </w:t>
      </w:r>
      <w:ins w:id="180" w:author="Roland Schäfer" w:date="2016-05-26T11:09:00Z">
        <w:r w:rsidR="00FB3265">
          <w:t>grobe T</w:t>
        </w:r>
        <w:r w:rsidR="00FB3265" w:rsidRPr="000E6A02">
          <w:t>hem</w:t>
        </w:r>
        <w:r w:rsidR="00FB3265">
          <w:t>enb</w:t>
        </w:r>
      </w:ins>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ins w:id="181" w:author="Roland Schäfer" w:date="2016-05-26T11:18:00Z">
        <w:r w:rsidR="00BF6CF8">
          <w:t>Topiks</w:t>
        </w:r>
        <w:proofErr w:type="spellEnd"/>
        <w:r w:rsidR="00BF6CF8">
          <w:t xml:space="preserve"> </w:t>
        </w:r>
      </w:ins>
      <w:r w:rsidRPr="000E6A02">
        <w:t>automatisch erschlossen werden können.</w:t>
      </w:r>
      <w:r w:rsidR="002C48DF" w:rsidRPr="000E6A02">
        <w:t xml:space="preserve"> </w:t>
      </w:r>
      <w:ins w:id="182" w:author="Roland Schäfer" w:date="2016-05-26T11:18:00Z">
        <w:r w:rsidR="00457040">
          <w:t xml:space="preserve">Das </w:t>
        </w:r>
      </w:ins>
      <w:r w:rsidRPr="000E6A02">
        <w:t>Ziel ist</w:t>
      </w:r>
      <w:ins w:id="183" w:author="Roland Schäfer" w:date="2016-05-26T11:18:00Z">
        <w:r w:rsidR="00457040">
          <w:t xml:space="preserve"> </w:t>
        </w:r>
      </w:ins>
      <w:r w:rsidRPr="000E6A02">
        <w:t xml:space="preserve">eine extern motivierte, für </w:t>
      </w:r>
      <w:ins w:id="184" w:author="Felix" w:date="2016-05-27T14:20:00Z">
        <w:r w:rsidR="00C31B67">
          <w:t xml:space="preserve">die linguistische Forschung </w:t>
        </w:r>
      </w:ins>
      <w:del w:id="185" w:author="Felix" w:date="2016-05-27T14:20:00Z">
        <w:r w:rsidRPr="000E6A02" w:rsidDel="00C31B67">
          <w:delText xml:space="preserve">Linguisten und Linguistinnen </w:delText>
        </w:r>
      </w:del>
      <w:r w:rsidRPr="000E6A02">
        <w:t xml:space="preserve">attraktive Taxonomie, die </w:t>
      </w:r>
      <w:ins w:id="186" w:author="Roland Schäfer" w:date="2016-05-26T11:10:00Z">
        <w:r w:rsidR="007523C2">
          <w:t>gleichzeitig</w:t>
        </w:r>
      </w:ins>
      <w:r w:rsidRPr="000E6A02">
        <w:t xml:space="preserve"> objektiv in lexikalischen Verteilungen verankert ist und eine geeignete </w:t>
      </w:r>
      <w:ins w:id="187" w:author="Roland Schäfer" w:date="2016-05-26T11:10:00Z">
        <w:r w:rsidR="003C29E4">
          <w:t xml:space="preserve">Basis </w:t>
        </w:r>
      </w:ins>
      <w:r w:rsidRPr="000E6A02">
        <w:t xml:space="preserve">für eine </w:t>
      </w:r>
      <w:ins w:id="188" w:author="Roland Schäfer" w:date="2016-05-26T11:11:00Z">
        <w:r w:rsidR="003C29E4">
          <w:t>akkurate automatische</w:t>
        </w:r>
        <w:r w:rsidR="003C29E4" w:rsidRPr="000E6A02">
          <w:t xml:space="preserve"> </w:t>
        </w:r>
      </w:ins>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ins w:id="189" w:author="Felix" w:date="2016-05-26T23:42:00Z">
        <w:r w:rsidR="00E2669C">
          <w:t xml:space="preserve">der </w:t>
        </w:r>
      </w:ins>
      <w:r w:rsidR="003F7388" w:rsidRPr="000E6A02">
        <w:t xml:space="preserve">von uns verwendeten Daten </w:t>
      </w:r>
      <w:r w:rsidR="00A46E3E" w:rsidRPr="000E6A02">
        <w:t>wurde ein ähnlicher Ansatz</w:t>
      </w:r>
      <w:ins w:id="190" w:author="Roland Schäfer" w:date="2016-05-26T11:20:00Z">
        <w:r w:rsidR="00083231">
          <w:t xml:space="preserve"> in Weiß (2005)</w:t>
        </w:r>
      </w:ins>
      <w:r w:rsidR="00A46E3E" w:rsidRPr="000E6A02">
        <w:t xml:space="preserve"> bereits</w:t>
      </w:r>
      <w:r w:rsidR="003F7388" w:rsidRPr="000E6A02">
        <w:t xml:space="preserve"> verfolgt. </w:t>
      </w:r>
      <w:ins w:id="191" w:author="Roland Schäfer" w:date="2016-05-26T11:19:00Z">
        <w:r w:rsidR="00083231">
          <w:t>U</w:t>
        </w:r>
      </w:ins>
      <w:r w:rsidR="00263885" w:rsidRPr="000E6A02">
        <w:t>nse</w:t>
      </w:r>
      <w:r w:rsidR="008B1969" w:rsidRPr="000E6A02">
        <w:t>r</w:t>
      </w:r>
      <w:ins w:id="192" w:author="Roland Schäfer" w:date="2016-05-26T11:20:00Z">
        <w:r w:rsidR="006D3669">
          <w:t xml:space="preserve">e Methode unterscheidet sich von Weiß (2005)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ins w:id="193" w:author="Roland Schäfer" w:date="2016-05-26T11:20:00Z">
        <w:r w:rsidR="006D3669">
          <w:t xml:space="preserve">ein </w:t>
        </w:r>
      </w:ins>
      <w:proofErr w:type="spellStart"/>
      <w:r w:rsidR="00263885" w:rsidRPr="000E6A02">
        <w:t>Clusteringverfahren</w:t>
      </w:r>
      <w:proofErr w:type="spellEnd"/>
      <w:ins w:id="194" w:author="Roland Schäfer" w:date="2016-05-26T11:20:00Z">
        <w:r w:rsidR="006D3669">
          <w:t>,</w:t>
        </w:r>
      </w:ins>
      <w:r w:rsidR="00263885" w:rsidRPr="000E6A02">
        <w:t xml:space="preserve">, </w:t>
      </w:r>
      <w:ins w:id="195" w:author="Roland Schäfer" w:date="2016-05-26T11:20:00Z">
        <w:r w:rsidR="006D3669" w:rsidRPr="000E6A02">
          <w:t>d</w:t>
        </w:r>
        <w:r w:rsidR="006D3669">
          <w:t>as</w:t>
        </w:r>
        <w:r w:rsidR="006D3669" w:rsidRPr="000E6A02">
          <w:t xml:space="preserve"> </w:t>
        </w:r>
      </w:ins>
      <w:r w:rsidR="00B416A1" w:rsidRPr="000E6A02">
        <w:t xml:space="preserve">dezidiert </w:t>
      </w:r>
      <w:r w:rsidR="00263885" w:rsidRPr="000E6A02">
        <w:t>für die Verarbeitung von Sprache entwickelt wurde. Wir kombinieren darüberhinaus Korpora sehr unterschiedlicher Art</w:t>
      </w:r>
      <w:ins w:id="196" w:author="Roland Schäfer" w:date="2016-05-26T11:21:00Z">
        <w:r w:rsidR="006D3669">
          <w:t>,</w:t>
        </w:r>
      </w:ins>
      <w:r w:rsidR="00263885" w:rsidRPr="000E6A02">
        <w:t xml:space="preserve"> und </w:t>
      </w:r>
      <w:ins w:id="197" w:author="Roland Schäfer" w:date="2016-05-26T11:21:00Z">
        <w:r w:rsidR="006D3669">
          <w:t xml:space="preserve">wir </w:t>
        </w:r>
      </w:ins>
      <w:r w:rsidR="00263885" w:rsidRPr="000E6A02">
        <w:t xml:space="preserve">führen eine Evaluation durch, die </w:t>
      </w:r>
      <w:ins w:id="198" w:author="Roland Schäfer" w:date="2016-05-26T11:11:00Z">
        <w:r w:rsidR="003C29E4">
          <w:t>den üblichen</w:t>
        </w:r>
      </w:ins>
      <w:r w:rsidR="00263885" w:rsidRPr="000E6A02">
        <w:t xml:space="preserve"> Standard</w:t>
      </w:r>
      <w:ins w:id="199" w:author="Roland Schäfer" w:date="2016-05-26T11:11:00Z">
        <w:r w:rsidR="003C29E4">
          <w:t>s</w:t>
        </w:r>
      </w:ins>
      <w:r w:rsidR="00263885" w:rsidRPr="000E6A02">
        <w:t xml:space="preserve"> der Computerlinguistik </w:t>
      </w:r>
      <w:ins w:id="200" w:author="Roland Schäfer" w:date="2016-05-26T11:11:00Z">
        <w:r w:rsidR="000331EA">
          <w:t>genügt</w:t>
        </w:r>
      </w:ins>
      <w:r w:rsidR="00263885" w:rsidRPr="000E6A02">
        <w:t>.</w:t>
      </w:r>
      <w:r w:rsidR="001C0F31" w:rsidRPr="000E6A02">
        <w:t xml:space="preserve"> </w:t>
      </w:r>
      <w:r w:rsidR="00A14D0D" w:rsidRPr="000E6A02">
        <w:t xml:space="preserve">Es </w:t>
      </w:r>
      <w:ins w:id="201" w:author="Roland Schäfer" w:date="2016-05-26T11:12:00Z">
        <w:r w:rsidR="00584648">
          <w:t>geht</w:t>
        </w:r>
      </w:ins>
      <w:r w:rsidR="007720F0" w:rsidRPr="000E6A02">
        <w:t xml:space="preserve"> </w:t>
      </w:r>
      <w:ins w:id="202" w:author="Roland Schäfer" w:date="2016-05-26T11:21:00Z">
        <w:r w:rsidR="006D3669">
          <w:t xml:space="preserve">hier </w:t>
        </w:r>
      </w:ins>
      <w:r w:rsidR="007720F0" w:rsidRPr="000E6A02">
        <w:t xml:space="preserve">ausdrücklich nicht darum, neue Algorithmen </w:t>
      </w:r>
      <w:ins w:id="203" w:author="Roland Schäfer" w:date="2016-05-26T11:12:00Z">
        <w:r w:rsidR="00584648">
          <w:t>zu entwickeln</w:t>
        </w:r>
      </w:ins>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die Konstruktion von Korpora </w:t>
      </w:r>
      <w:ins w:id="204" w:author="Roland Schäfer" w:date="2016-05-26T11:12:00Z">
        <w:r w:rsidR="00584648">
          <w:t xml:space="preserve">für die linguistische Forschung </w:t>
        </w:r>
      </w:ins>
      <w:r w:rsidR="00C853BF" w:rsidRPr="000E6A02">
        <w:t xml:space="preserve">nutzbar </w:t>
      </w:r>
      <w:r w:rsidR="00107C39" w:rsidRPr="000E6A02">
        <w:t>gemacht werden.</w:t>
      </w:r>
    </w:p>
    <w:p w14:paraId="11C2C559" w14:textId="04D52A77" w:rsidR="00777289" w:rsidRPr="000E6A02" w:rsidRDefault="00391004" w:rsidP="00B862C6">
      <w:pPr>
        <w:pStyle w:val="Heading1"/>
      </w:pPr>
      <w:r w:rsidRPr="000E6A02">
        <w:t>Übersicht</w:t>
      </w:r>
    </w:p>
    <w:p w14:paraId="35E99A8B" w14:textId="77777777" w:rsidR="00B862C6" w:rsidRPr="000E6A02" w:rsidRDefault="00B862C6" w:rsidP="00B862C6"/>
    <w:p w14:paraId="75CFCAE9" w14:textId="7DA658B5"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ins w:id="205" w:author="Roland Schäfer" w:date="2016-05-26T11:23:00Z">
        <w:r w:rsidR="00D422D7">
          <w:t>n</w:t>
        </w:r>
      </w:ins>
      <w:r w:rsidRPr="000E6A02">
        <w:t xml:space="preserve"> Großbereiche</w:t>
      </w:r>
      <w:ins w:id="206" w:author="Felix" w:date="2016-05-27T13:11:00Z">
        <w:r w:rsidR="00576549">
          <w:t>n</w:t>
        </w:r>
      </w:ins>
      <w:r w:rsidRPr="000E6A02">
        <w:t xml:space="preserve">) </w:t>
      </w:r>
      <w:ins w:id="207" w:author="Roland Schäfer" w:date="2016-05-26T11:23:00Z">
        <w:r w:rsidR="00D422D7">
          <w:t xml:space="preserve">als </w:t>
        </w:r>
        <w:r w:rsidR="00D422D7" w:rsidRPr="000E6A02">
          <w:t xml:space="preserve">Goldstandard-Datensatz </w:t>
        </w:r>
      </w:ins>
      <w:r w:rsidRPr="000E6A02">
        <w:t>annotiert</w:t>
      </w:r>
      <w:r w:rsidR="00C73F92" w:rsidRPr="000E6A02">
        <w:t>. Im zweiten Schritt werden</w:t>
      </w:r>
      <w:r w:rsidRPr="000E6A02">
        <w:t xml:space="preserve"> unabhängig von d</w:t>
      </w:r>
      <w:ins w:id="208" w:author="Roland Schäfer" w:date="2016-05-26T11:25:00Z">
        <w:r w:rsidR="002B2319">
          <w:t>iesen</w:t>
        </w:r>
      </w:ins>
      <w:r w:rsidRPr="000E6A02">
        <w:t xml:space="preserve"> Annotationen mithilfe eines </w:t>
      </w:r>
      <w:proofErr w:type="spellStart"/>
      <w:r w:rsidRPr="000E6A02">
        <w:t>unüberwachten</w:t>
      </w:r>
      <w:proofErr w:type="spellEnd"/>
      <w:r w:rsidRPr="000E6A02">
        <w:t xml:space="preserve"> Verfahrens</w:t>
      </w:r>
      <w:ins w:id="209" w:author="Roland Schäfer" w:date="2016-05-26T11:25:00Z">
        <w:r w:rsidR="002B2319">
          <w:t xml:space="preserve"> </w:t>
        </w:r>
        <w:r w:rsidR="002B2319" w:rsidRPr="000E6A02">
          <w:t>(</w:t>
        </w:r>
        <w:proofErr w:type="spellStart"/>
        <w:r w:rsidR="002B2319" w:rsidRPr="00435433">
          <w:rPr>
            <w:i/>
          </w:rPr>
          <w:t>Topikmodellierung</w:t>
        </w:r>
        <w:proofErr w:type="spellEnd"/>
        <w:r w:rsidR="002B2319" w:rsidRPr="000E6A02">
          <w:t>)</w:t>
        </w:r>
      </w:ins>
      <w:r w:rsidRPr="000E6A02">
        <w:t xml:space="preserve"> </w:t>
      </w:r>
      <w:r w:rsidR="00B03757" w:rsidRPr="000E6A02">
        <w:t xml:space="preserve">individuelle </w:t>
      </w:r>
      <w:proofErr w:type="spellStart"/>
      <w:r w:rsidRPr="00576549">
        <w:rPr>
          <w:i/>
          <w:rPrChange w:id="210" w:author="Felix" w:date="2016-05-27T13:12:00Z">
            <w:rPr/>
          </w:rPrChange>
        </w:rPr>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r w:rsidR="00A67452" w:rsidRPr="000E6A02">
        <w:t xml:space="preserve">Die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2C67FC">
        <w:rPr>
          <w:rPrChange w:id="211" w:author="Felix" w:date="2016-05-27T13:12:00Z">
            <w:rPr>
              <w:i/>
            </w:rPr>
          </w:rPrChange>
        </w:rPr>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77777777" w:rsidR="001A6CA1" w:rsidRPr="000E6A02" w:rsidRDefault="00B154AF" w:rsidP="001A6CA1">
      <w:pPr>
        <w:pStyle w:val="Heading1"/>
      </w:pPr>
      <w:r w:rsidRPr="000E6A02">
        <w:t>Daten</w:t>
      </w:r>
      <w:r w:rsidR="00575A58" w:rsidRPr="000E6A02">
        <w:t xml:space="preserve"> &amp; Goldstandard</w:t>
      </w:r>
    </w:p>
    <w:p w14:paraId="0355FE7B" w14:textId="77777777" w:rsidR="001A6CA1" w:rsidRPr="000E6A02" w:rsidRDefault="001A6CA1" w:rsidP="001A6CA1"/>
    <w:p w14:paraId="50C20312" w14:textId="3CA184B2" w:rsidR="002412DB" w:rsidRPr="000E6A02" w:rsidRDefault="00575A58" w:rsidP="00575A58">
      <w:r w:rsidRPr="000E6A02">
        <w:t>Die Daten für unsere Untersuchung wurden</w:t>
      </w:r>
      <w:ins w:id="212" w:author="Felix" w:date="2016-05-27T13:12:00Z">
        <w:r w:rsidR="002C67FC">
          <w:t xml:space="preserve"> </w:t>
        </w:r>
      </w:ins>
      <w:del w:id="213" w:author="Felix" w:date="2016-05-27T13:12:00Z">
        <w:r w:rsidRPr="000E6A02" w:rsidDel="002C67FC">
          <w:delText xml:space="preserve"> als Stichprobe</w:delText>
        </w:r>
      </w:del>
      <w:ins w:id="214" w:author="Roland Schäfer" w:date="2016-05-26T11:26:00Z">
        <w:del w:id="215" w:author="Felix" w:date="2016-05-27T13:12:00Z">
          <w:r w:rsidR="00FD4CBC" w:rsidDel="002C67FC">
            <w:delText xml:space="preserve"> </w:delText>
          </w:r>
        </w:del>
      </w:ins>
      <w:r w:rsidRPr="000E6A02">
        <w:t xml:space="preserve">zwei verschiedenen Korpora </w:t>
      </w:r>
      <w:ins w:id="216" w:author="Roland Schäfer" w:date="2016-05-26T11:26:00Z">
        <w:r w:rsidR="00FD4CBC">
          <w:t>entnommen</w:t>
        </w:r>
      </w:ins>
      <w:r w:rsidRPr="000E6A02">
        <w:t xml:space="preserve">: 870 Dokumente </w:t>
      </w:r>
      <w:ins w:id="217" w:author="Roland Schäfer" w:date="2016-05-26T11:26:00Z">
        <w:r w:rsidR="00D44D73">
          <w:t xml:space="preserve">stammen </w:t>
        </w:r>
      </w:ins>
      <w:r w:rsidRPr="000E6A02">
        <w:t>aus DECOW</w:t>
      </w:r>
      <w:ins w:id="218" w:author="Roland Schäfer" w:date="2016-05-26T12:09:00Z">
        <w:del w:id="219" w:author="Felix" w:date="2016-05-27T13:14:00Z">
          <w:r w:rsidR="00FB2DC5" w:rsidDel="008E7E2F">
            <w:delText>20</w:delText>
          </w:r>
        </w:del>
      </w:ins>
      <w:r w:rsidRPr="000E6A02">
        <w:t>14</w:t>
      </w:r>
      <w:ins w:id="220" w:author="Roland Schäfer" w:date="2016-05-26T12:09:00Z">
        <w:r w:rsidR="00FB2DC5">
          <w:t>A</w:t>
        </w:r>
      </w:ins>
      <w:r w:rsidRPr="000E6A02">
        <w:t>, einem Korpus aus gecrawlten HTML-Dokumenten aus dem W</w:t>
      </w:r>
      <w:ins w:id="221" w:author="Felix" w:date="2016-05-27T14:21:00Z">
        <w:r w:rsidR="0094674E">
          <w:t>WW</w:t>
        </w:r>
      </w:ins>
      <w:del w:id="222" w:author="Felix" w:date="2016-05-27T14:21:00Z">
        <w:r w:rsidRPr="000E6A02" w:rsidDel="0094674E">
          <w:delText xml:space="preserve">orld Wide Web </w:delText>
        </w:r>
      </w:del>
      <w:ins w:id="223" w:author="Felix" w:date="2016-05-27T14:21:00Z">
        <w:r w:rsidR="0094674E">
          <w:t xml:space="preserve"> </w:t>
        </w:r>
      </w:ins>
      <w:r w:rsidRPr="000E6A02">
        <w:t>(</w:t>
      </w:r>
      <w:r w:rsidR="00980880" w:rsidRPr="000E6A02">
        <w:t xml:space="preserve">ca. </w:t>
      </w:r>
      <w:r w:rsidRPr="000E6A02">
        <w:t>17 Mio. Wörter; Schäfer und Bildhauer 2012</w:t>
      </w:r>
      <w:ins w:id="224" w:author="Roland Schäfer" w:date="2016-05-26T11:22:00Z">
        <w:r w:rsidR="007F230D">
          <w:t xml:space="preserve">; </w:t>
        </w:r>
        <w:commentRangeStart w:id="225"/>
        <w:r w:rsidR="007F230D">
          <w:t>Schäfer 2015</w:t>
        </w:r>
        <w:commentRangeEnd w:id="225"/>
        <w:r w:rsidR="00D422D7">
          <w:rPr>
            <w:rStyle w:val="CommentReference"/>
          </w:rPr>
          <w:commentReference w:id="225"/>
        </w:r>
      </w:ins>
      <w:r w:rsidRPr="000E6A02">
        <w:t>)</w:t>
      </w:r>
      <w:ins w:id="227" w:author="Roland Schäfer" w:date="2016-05-26T11:26:00Z">
        <w:r w:rsidR="00D44D73">
          <w:t>.</w:t>
        </w:r>
      </w:ins>
      <w:r w:rsidRPr="000E6A02">
        <w:t xml:space="preserve"> </w:t>
      </w:r>
      <w:del w:id="228" w:author="Roland Schäfer" w:date="2016-05-26T11:26:00Z">
        <w:r w:rsidRPr="000E6A02" w:rsidDel="00D44D73">
          <w:delText xml:space="preserve">sowie </w:delText>
        </w:r>
      </w:del>
      <w:ins w:id="229" w:author="Roland Schäfer" w:date="2016-05-26T11:26:00Z">
        <w:r w:rsidR="00D44D73">
          <w:t xml:space="preserve">Weitere </w:t>
        </w:r>
      </w:ins>
      <w:r w:rsidRPr="000E6A02">
        <w:t xml:space="preserve">886 Dokumente </w:t>
      </w:r>
      <w:ins w:id="230" w:author="Roland Schäfer" w:date="2016-05-26T11:26:00Z">
        <w:r w:rsidR="00D44D73">
          <w:t xml:space="preserve">stammen </w:t>
        </w:r>
      </w:ins>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w:t>
      </w:r>
      <w:proofErr w:type="spellStart"/>
      <w:r w:rsidRPr="000E6A02">
        <w:t>Kupietz</w:t>
      </w:r>
      <w:proofErr w:type="spellEnd"/>
      <w:r w:rsidRPr="000E6A02">
        <w:t xml:space="preserve"> et al. 2010). </w:t>
      </w:r>
      <w:r w:rsidR="0046728B" w:rsidRPr="000E6A02">
        <w:t xml:space="preserve"> Die Auswahl der Korpora</w:t>
      </w:r>
      <w:r w:rsidR="00854B92" w:rsidRPr="000E6A02">
        <w:t xml:space="preserve"> ist </w:t>
      </w:r>
      <w:del w:id="231" w:author="Roland Schäfer" w:date="2016-05-26T11:27:00Z">
        <w:r w:rsidR="00854B92" w:rsidRPr="000E6A02" w:rsidDel="00AE07FE">
          <w:delText>durch die Vermutung motiviert</w:delText>
        </w:r>
      </w:del>
      <w:ins w:id="232" w:author="Roland Schäfer" w:date="2016-05-26T11:27:00Z">
        <w:r w:rsidR="00AE07FE">
          <w:t>naheliegend</w:t>
        </w:r>
      </w:ins>
      <w:r w:rsidR="00854B92" w:rsidRPr="000E6A02">
        <w:t xml:space="preserve">, </w:t>
      </w:r>
      <w:del w:id="233" w:author="Roland Schäfer" w:date="2016-05-26T11:27:00Z">
        <w:r w:rsidR="00854B92" w:rsidRPr="000E6A02" w:rsidDel="00AE07FE">
          <w:delText xml:space="preserve">dass </w:delText>
        </w:r>
      </w:del>
      <w:ins w:id="234" w:author="Roland Schäfer" w:date="2016-05-26T11:27:00Z">
        <w:r w:rsidR="00AE07FE">
          <w:t>weil</w:t>
        </w:r>
        <w:r w:rsidR="00AE07FE" w:rsidRPr="000E6A02">
          <w:t xml:space="preserve"> </w:t>
        </w:r>
      </w:ins>
      <w:r w:rsidR="00854B92" w:rsidRPr="000E6A02">
        <w:t xml:space="preserve">neben </w:t>
      </w:r>
      <w:del w:id="235" w:author="Roland Schäfer" w:date="2016-05-26T11:27:00Z">
        <w:r w:rsidR="00854B92" w:rsidRPr="000E6A02" w:rsidDel="00AE07FE">
          <w:delText xml:space="preserve">einigen </w:delText>
        </w:r>
      </w:del>
      <w:r w:rsidR="00854B92" w:rsidRPr="000E6A02">
        <w:t xml:space="preserve">Gemeinsamkeiten auch deutliche Unterschiede </w:t>
      </w:r>
      <w:del w:id="236" w:author="Felix" w:date="2016-05-27T13:12:00Z">
        <w:r w:rsidR="00854B92" w:rsidRPr="000E6A02" w:rsidDel="00FD19FA">
          <w:delText xml:space="preserve">in der Verteilung von Topiks </w:delText>
        </w:r>
      </w:del>
      <w:ins w:id="237" w:author="Roland Schäfer" w:date="2016-05-26T11:27:00Z">
        <w:r w:rsidR="00AE07FE">
          <w:t xml:space="preserve">zwischen den Korpora </w:t>
        </w:r>
      </w:ins>
      <w:ins w:id="238" w:author="Felix" w:date="2016-05-27T13:13:00Z">
        <w:r w:rsidR="00FD19FA" w:rsidRPr="000E6A02">
          <w:t xml:space="preserve">in der Verteilung von </w:t>
        </w:r>
        <w:proofErr w:type="spellStart"/>
        <w:r w:rsidR="00FD19FA" w:rsidRPr="000E6A02">
          <w:t>Topiks</w:t>
        </w:r>
        <w:proofErr w:type="spellEnd"/>
        <w:r w:rsidR="00FD19FA" w:rsidRPr="000E6A02">
          <w:t xml:space="preserve"> </w:t>
        </w:r>
      </w:ins>
      <w:ins w:id="239" w:author="Roland Schäfer" w:date="2016-05-26T11:27:00Z">
        <w:r w:rsidR="00AE07FE">
          <w:t>zu erwarten sind</w:t>
        </w:r>
      </w:ins>
      <w:r w:rsidR="00854B92" w:rsidRPr="000E6A02">
        <w:t xml:space="preserve">. Eine wichtige Frage ist, ob </w:t>
      </w:r>
      <w:ins w:id="240" w:author="Roland Schäfer" w:date="2016-05-26T11:28:00Z">
        <w:r w:rsidR="005A1B83">
          <w:t>ein</w:t>
        </w:r>
      </w:ins>
      <w:r w:rsidR="00504920" w:rsidRPr="000E6A02">
        <w:t xml:space="preserve"> heterogene</w:t>
      </w:r>
      <w:ins w:id="241" w:author="Roland Schäfer" w:date="2016-05-26T11:28:00Z">
        <w:r w:rsidR="005A1B83">
          <w:t>r</w:t>
        </w:r>
      </w:ins>
      <w:r w:rsidR="00504920" w:rsidRPr="000E6A02">
        <w:t xml:space="preserve"> Datensatz </w:t>
      </w:r>
      <w:r w:rsidR="00854B92" w:rsidRPr="000E6A02">
        <w:t xml:space="preserve">für </w:t>
      </w:r>
      <w:ins w:id="242" w:author="Roland Schäfer" w:date="2016-05-26T11:28:00Z">
        <w:r w:rsidR="005A1B83">
          <w:t>unser</w:t>
        </w:r>
        <w:r w:rsidR="005A1B83" w:rsidRPr="000E6A02">
          <w:t xml:space="preserve"> </w:t>
        </w:r>
        <w:r w:rsidR="005A1B83">
          <w:t>Verfahren</w:t>
        </w:r>
      </w:ins>
      <w:r w:rsidR="00854B92" w:rsidRPr="000E6A02">
        <w:t xml:space="preserve"> </w:t>
      </w:r>
      <w:r w:rsidR="00504920" w:rsidRPr="000E6A02">
        <w:t xml:space="preserve">geeignet ist, oder </w:t>
      </w:r>
      <w:ins w:id="243" w:author="Roland Schäfer" w:date="2016-05-26T11:28:00Z">
        <w:r w:rsidR="005A1B83">
          <w:t xml:space="preserve">ob </w:t>
        </w:r>
      </w:ins>
      <w:r w:rsidR="00504920" w:rsidRPr="000E6A02">
        <w:t>Daten aus derart verschiedenen Korpora besser get</w:t>
      </w:r>
      <w:r w:rsidR="00D04FCB" w:rsidRPr="000E6A02">
        <w:t>rennt verarbeitet werden</w:t>
      </w:r>
      <w:r w:rsidR="00504920" w:rsidRPr="000E6A02">
        <w:t>.</w:t>
      </w:r>
      <w:r w:rsidR="00792FB9" w:rsidRPr="000E6A02">
        <w:t xml:space="preserve"> </w:t>
      </w:r>
      <w:ins w:id="244" w:author="Roland Schäfer" w:date="2016-05-26T11:29:00Z">
        <w:del w:id="245" w:author="Felix" w:date="2016-05-27T13:13:00Z">
          <w:r w:rsidR="005A1B83" w:rsidDel="00FD19FA">
            <w:delText xml:space="preserve">Die </w:delText>
          </w:r>
        </w:del>
      </w:ins>
      <w:del w:id="246" w:author="Felix" w:date="2016-05-27T13:13:00Z">
        <w:r w:rsidR="00792FB9" w:rsidRPr="000E6A02" w:rsidDel="00FD19FA">
          <w:delText xml:space="preserve">Dokumente </w:delText>
        </w:r>
      </w:del>
      <w:ins w:id="247" w:author="Roland Schäfer" w:date="2016-05-26T11:29:00Z">
        <w:del w:id="248" w:author="Felix" w:date="2016-05-27T13:13:00Z">
          <w:r w:rsidR="005A1B83" w:rsidDel="00FD19FA">
            <w:delText xml:space="preserve">aus beiden Korpora wurden auf </w:delText>
          </w:r>
        </w:del>
      </w:ins>
      <w:del w:id="249" w:author="Felix" w:date="2016-05-27T13:13:00Z">
        <w:r w:rsidR="00792FB9" w:rsidRPr="000E6A02" w:rsidDel="00FD19FA">
          <w:delText>identisch</w:delText>
        </w:r>
      </w:del>
      <w:ins w:id="250" w:author="Roland Schäfer" w:date="2016-05-26T11:29:00Z">
        <w:del w:id="251" w:author="Felix" w:date="2016-05-27T13:13:00Z">
          <w:r w:rsidR="005A1B83" w:rsidDel="00FD19FA">
            <w:delText>e Weise</w:delText>
          </w:r>
        </w:del>
      </w:ins>
      <w:del w:id="252" w:author="Felix" w:date="2016-05-27T13:13:00Z">
        <w:r w:rsidR="00792FB9" w:rsidRPr="000E6A02" w:rsidDel="00FD19FA">
          <w:delText xml:space="preserve"> aufbereitet (Tokenisierung, Wortarten-Tagging, Lemmatisierung, Eigennamenerkennung). </w:delText>
        </w:r>
      </w:del>
    </w:p>
    <w:p w14:paraId="291599E2" w14:textId="1DD04FB7" w:rsidR="007A61CE" w:rsidRPr="000E6A02" w:rsidRDefault="002412DB" w:rsidP="00E460EE">
      <w:r w:rsidRPr="000E6A02">
        <w:t>Die Dokumente wurden manuell nach dem</w:t>
      </w:r>
      <w:r w:rsidR="00792FB9" w:rsidRPr="000E6A02">
        <w:t xml:space="preserve"> </w:t>
      </w:r>
      <w:proofErr w:type="spellStart"/>
      <w:ins w:id="253" w:author="Roland Schäfer" w:date="2016-05-26T11:29:00Z">
        <w:r w:rsidR="0027039D" w:rsidRPr="000E6A02">
          <w:t>C</w:t>
        </w:r>
        <w:r w:rsidR="0027039D">
          <w:t>OW</w:t>
        </w:r>
        <w:r w:rsidR="0027039D" w:rsidRPr="000E6A02">
          <w:t>Ca</w:t>
        </w:r>
        <w:r w:rsidR="0027039D">
          <w:t>t</w:t>
        </w:r>
      </w:ins>
      <w:proofErr w:type="spellEnd"/>
      <w:r w:rsidRPr="000E6A02">
        <w:t>-Klassifikationsschema</w:t>
      </w:r>
      <w:r w:rsidR="009C7EA4">
        <w:rPr>
          <w:rStyle w:val="FootnoteReference"/>
        </w:rPr>
        <w:footnoteReference w:id="3"/>
      </w:r>
      <w:r w:rsidR="009C7EA4">
        <w:t xml:space="preserve"> </w:t>
      </w:r>
      <w:ins w:id="259" w:author="Felix" w:date="2016-05-27T00:21:00Z">
        <w:r w:rsidR="00DC7686">
          <w:t xml:space="preserve">(Schäfer &amp; Bildhauer 2012) </w:t>
        </w:r>
      </w:ins>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ins w:id="260" w:author="Roland Schäfer" w:date="2016-05-26T11:32:00Z">
        <w:r w:rsidR="00E22DCE">
          <w:t xml:space="preserve"> ca. 10–20</w:t>
        </w:r>
      </w:ins>
      <w:r w:rsidR="00AA07C1" w:rsidRPr="000E6A02">
        <w:t xml:space="preserve"> </w:t>
      </w:r>
      <w:commentRangeStart w:id="261"/>
      <w:proofErr w:type="spellStart"/>
      <w:r w:rsidR="00AA07C1" w:rsidRPr="000E6A02">
        <w:t>Topik</w:t>
      </w:r>
      <w:r w:rsidR="00AA07C1" w:rsidRPr="00BD00BF">
        <w:t>domänen</w:t>
      </w:r>
      <w:commentRangeEnd w:id="261"/>
      <w:proofErr w:type="spellEnd"/>
      <w:r w:rsidR="007D6624">
        <w:rPr>
          <w:rStyle w:val="CommentReference"/>
        </w:rPr>
        <w:commentReference w:id="261"/>
      </w:r>
      <w:r w:rsidR="00AA07C1" w:rsidRPr="000E6A02">
        <w:t xml:space="preserve">. </w:t>
      </w:r>
      <w:r w:rsidR="00AA07C1" w:rsidRPr="000E6A02">
        <w:rPr>
          <w:bCs/>
        </w:rPr>
        <w:t>Die Taxon</w:t>
      </w:r>
      <w:ins w:id="262" w:author="Felix" w:date="2016-05-27T13:13:00Z">
        <w:r w:rsidR="00CF16A0">
          <w:rPr>
            <w:bCs/>
          </w:rPr>
          <w:t>o</w:t>
        </w:r>
      </w:ins>
      <w:r w:rsidR="00AA07C1" w:rsidRPr="000E6A02">
        <w:rPr>
          <w:bCs/>
        </w:rPr>
        <w:t>mie wurde in mehreren Annotationsdurchläufen</w:t>
      </w:r>
      <w:r w:rsidR="00CD3392" w:rsidRPr="000E6A02">
        <w:rPr>
          <w:bCs/>
        </w:rPr>
        <w:t xml:space="preserve"> entwi</w:t>
      </w:r>
      <w:r w:rsidR="00C32FEF" w:rsidRPr="000E6A02">
        <w:rPr>
          <w:bCs/>
        </w:rPr>
        <w:t>ckelt und angepasst</w:t>
      </w:r>
      <w:ins w:id="263" w:author="Roland Schäfer" w:date="2016-05-26T11:33:00Z">
        <w:r w:rsidR="00637542">
          <w:rPr>
            <w:bCs/>
          </w:rPr>
          <w:t>.</w:t>
        </w:r>
      </w:ins>
      <w:ins w:id="264" w:author="Roland Schäfer" w:date="2016-05-26T11:34:00Z">
        <w:r w:rsidR="00637542">
          <w:rPr>
            <w:bCs/>
          </w:rPr>
          <w:t xml:space="preserve"> </w:t>
        </w:r>
      </w:ins>
      <w:r w:rsidR="007A61CE" w:rsidRPr="000E6A02">
        <w:t>Die von uns</w:t>
      </w:r>
      <w:ins w:id="265" w:author="Roland Schäfer" w:date="2016-05-26T11:37:00Z">
        <w:r w:rsidR="00E6101F">
          <w:t xml:space="preserve"> hier</w:t>
        </w:r>
      </w:ins>
      <w:r w:rsidR="007A61CE" w:rsidRPr="000E6A02">
        <w:t xml:space="preserve"> verwendete Version </w:t>
      </w:r>
      <w:r w:rsidR="00225697" w:rsidRPr="000E6A02">
        <w:t xml:space="preserve">umfasst </w:t>
      </w:r>
      <w:r w:rsidR="00CA597A" w:rsidRPr="000E6A02">
        <w:t xml:space="preserve">die </w:t>
      </w:r>
      <w:ins w:id="266" w:author="Roland Schäfer" w:date="2016-05-26T11:37:00Z">
        <w:r w:rsidR="00BA3919" w:rsidRPr="000E6A02">
          <w:t xml:space="preserve">13 Kategorien </w:t>
        </w:r>
      </w:ins>
      <w:r w:rsidR="00CA597A" w:rsidRPr="000E6A02">
        <w:t xml:space="preserve">in </w:t>
      </w:r>
      <w:ins w:id="267" w:author="Felix" w:date="2016-05-27T00:18:00Z">
        <w:r w:rsidR="00033A9A">
          <w:fldChar w:fldCharType="begin"/>
        </w:r>
        <w:r w:rsidR="00033A9A">
          <w:instrText xml:space="preserve"> REF _Ref325927630 \h </w:instrText>
        </w:r>
      </w:ins>
      <w:r w:rsidR="00033A9A">
        <w:fldChar w:fldCharType="separate"/>
      </w:r>
      <w:ins w:id="268" w:author="Felix" w:date="2016-05-27T00:19:00Z">
        <w:r w:rsidR="00033A9A">
          <w:t xml:space="preserve">Abbildung </w:t>
        </w:r>
        <w:r w:rsidR="00033A9A">
          <w:rPr>
            <w:noProof/>
          </w:rPr>
          <w:t>1</w:t>
        </w:r>
      </w:ins>
      <w:ins w:id="269" w:author="Felix" w:date="2016-05-27T00:18:00Z">
        <w:r w:rsidR="00033A9A">
          <w:fldChar w:fldCharType="end"/>
        </w:r>
      </w:ins>
      <w:del w:id="270" w:author="Felix" w:date="2016-05-27T00:17:00Z">
        <w:r w:rsidR="00CA597A" w:rsidRPr="000E6A02" w:rsidDel="00033A9A">
          <w:delText>Tabelle 1</w:delText>
        </w:r>
        <w:commentRangeStart w:id="271"/>
        <w:r w:rsidR="00CA597A" w:rsidRPr="000E6A02" w:rsidDel="00033A9A">
          <w:delText xml:space="preserve"> dargestellten </w:delText>
        </w:r>
        <w:r w:rsidR="007A61CE" w:rsidRPr="000E6A02" w:rsidDel="00033A9A">
          <w:delText xml:space="preserve">13 </w:delText>
        </w:r>
        <w:r w:rsidR="00225697" w:rsidRPr="000E6A02" w:rsidDel="00033A9A">
          <w:delText>Kategorien</w:delText>
        </w:r>
        <w:commentRangeEnd w:id="271"/>
        <w:r w:rsidR="00606139" w:rsidDel="00033A9A">
          <w:rPr>
            <w:rStyle w:val="CommentReference"/>
          </w:rPr>
          <w:commentReference w:id="271"/>
        </w:r>
        <w:r w:rsidR="00814CEA" w:rsidRPr="000E6A02" w:rsidDel="00033A9A">
          <w:delText>:</w:delText>
        </w:r>
      </w:del>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w:t>
            </w:r>
            <w:proofErr w:type="spellStart"/>
            <w:r w:rsidRPr="000E6A02">
              <w:rPr>
                <w:i/>
              </w:rPr>
              <w:t>Arts</w:t>
            </w:r>
            <w:proofErr w:type="spellEnd"/>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2D933EFE" w14:textId="4ABB6328" w:rsidR="00575A58" w:rsidRPr="000E6A02" w:rsidRDefault="00033A9A" w:rsidP="00CA597A">
      <w:pPr>
        <w:pStyle w:val="Caption"/>
      </w:pPr>
      <w:bookmarkStart w:id="272" w:name="_Ref325927630"/>
      <w:bookmarkStart w:id="273" w:name="_Ref325727012"/>
      <w:ins w:id="274" w:author="Felix" w:date="2016-05-27T00:17:00Z">
        <w:r>
          <w:t xml:space="preserve">Abbildung </w:t>
        </w:r>
        <w:r>
          <w:fldChar w:fldCharType="begin"/>
        </w:r>
        <w:r>
          <w:instrText xml:space="preserve"> SEQ Abbildung \* ARABIC </w:instrText>
        </w:r>
      </w:ins>
      <w:r>
        <w:fldChar w:fldCharType="separate"/>
      </w:r>
      <w:ins w:id="275" w:author="Felix" w:date="2016-05-27T00:19:00Z">
        <w:r>
          <w:rPr>
            <w:noProof/>
          </w:rPr>
          <w:t>1</w:t>
        </w:r>
      </w:ins>
      <w:ins w:id="276" w:author="Felix" w:date="2016-05-27T00:17:00Z">
        <w:r>
          <w:fldChar w:fldCharType="end"/>
        </w:r>
        <w:bookmarkEnd w:id="272"/>
        <w:r>
          <w:t xml:space="preserve">: </w:t>
        </w:r>
        <w:proofErr w:type="spellStart"/>
        <w:r>
          <w:t>Topikdomänen</w:t>
        </w:r>
        <w:proofErr w:type="spellEnd"/>
        <w:r>
          <w:t xml:space="preserve"> in </w:t>
        </w:r>
        <w:proofErr w:type="spellStart"/>
        <w:r>
          <w:t>COW</w:t>
        </w:r>
        <w:r w:rsidR="00AE3964">
          <w:t>Cat</w:t>
        </w:r>
      </w:ins>
      <w:commentRangeStart w:id="277"/>
      <w:proofErr w:type="spellEnd"/>
      <w:del w:id="278" w:author="Felix" w:date="2016-05-27T00:17:00Z">
        <w:r w:rsidR="00CA597A" w:rsidRPr="000E6A02" w:rsidDel="00033A9A">
          <w:delText xml:space="preserve">Tabelle </w:delText>
        </w:r>
        <w:r w:rsidR="005047BF" w:rsidDel="00033A9A">
          <w:fldChar w:fldCharType="begin"/>
        </w:r>
        <w:r w:rsidR="005047BF" w:rsidDel="00033A9A">
          <w:delInstrText xml:space="preserve"> SEQ Tabelle \* ARABIC </w:delInstrText>
        </w:r>
        <w:r w:rsidR="005047BF" w:rsidDel="00033A9A">
          <w:fldChar w:fldCharType="separate"/>
        </w:r>
        <w:r w:rsidR="00BC3B83" w:rsidDel="00033A9A">
          <w:rPr>
            <w:noProof/>
          </w:rPr>
          <w:delText>1</w:delText>
        </w:r>
        <w:r w:rsidR="005047BF" w:rsidDel="00033A9A">
          <w:rPr>
            <w:noProof/>
          </w:rPr>
          <w:fldChar w:fldCharType="end"/>
        </w:r>
        <w:bookmarkEnd w:id="273"/>
        <w:commentRangeEnd w:id="277"/>
        <w:r w:rsidR="00E64D2D" w:rsidDel="00033A9A">
          <w:rPr>
            <w:rStyle w:val="CommentReference"/>
            <w:b w:val="0"/>
            <w:bCs w:val="0"/>
            <w:color w:val="auto"/>
          </w:rPr>
          <w:commentReference w:id="277"/>
        </w:r>
        <w:r w:rsidR="00CA597A" w:rsidRPr="000E6A02" w:rsidDel="00033A9A">
          <w:delText>: Kategorien für T</w:delText>
        </w:r>
      </w:del>
      <w:del w:id="279" w:author="Felix" w:date="2016-05-27T00:16:00Z">
        <w:r w:rsidR="00CA597A" w:rsidRPr="000E6A02" w:rsidDel="00033A9A">
          <w:delText>opikdomänen aus CowCat 2013</w:delText>
        </w:r>
      </w:del>
    </w:p>
    <w:p w14:paraId="413B7449" w14:textId="77777777" w:rsidR="00173309" w:rsidRPr="000E6A02" w:rsidRDefault="00173309" w:rsidP="00173309"/>
    <w:p w14:paraId="3217D3C4" w14:textId="0ED6F1C0" w:rsidR="000B2D86" w:rsidRPr="000E6A02" w:rsidRDefault="00D55B3C" w:rsidP="00173309">
      <w:r w:rsidRPr="000E6A02">
        <w:t xml:space="preserve">Abbildung </w:t>
      </w:r>
      <w:ins w:id="280" w:author="Felix" w:date="2016-05-27T00:19:00Z">
        <w:r w:rsidR="00033A9A">
          <w:t>2</w:t>
        </w:r>
      </w:ins>
      <w:del w:id="281" w:author="Felix" w:date="2016-05-27T00:19:00Z">
        <w:r w:rsidRPr="000E6A02" w:rsidDel="00033A9A">
          <w:delText>1</w:delText>
        </w:r>
      </w:del>
      <w:r w:rsidRPr="000E6A02">
        <w:t xml:space="preserve"> zeigt die Verteilung dieser Kategorien in den </w:t>
      </w:r>
      <w:ins w:id="282" w:author="Roland Schäfer" w:date="2016-05-26T12:08:00Z">
        <w:r w:rsidR="00FB2DC5">
          <w:t xml:space="preserve">manuell annotierten </w:t>
        </w:r>
      </w:ins>
      <w:r w:rsidRPr="000E6A02">
        <w:t>Stichproben</w:t>
      </w:r>
      <w:del w:id="283" w:author="Felix" w:date="2016-05-27T13:13:00Z">
        <w:r w:rsidRPr="000E6A02" w:rsidDel="00F71E35">
          <w:delText xml:space="preserve"> aus DECOW</w:delText>
        </w:r>
      </w:del>
      <w:ins w:id="284" w:author="Roland Schäfer" w:date="2016-05-26T12:09:00Z">
        <w:del w:id="285" w:author="Felix" w:date="2016-05-27T13:13:00Z">
          <w:r w:rsidR="00FB2DC5" w:rsidDel="00F71E35">
            <w:delText>20</w:delText>
          </w:r>
        </w:del>
      </w:ins>
      <w:del w:id="286" w:author="Felix" w:date="2016-05-27T13:13:00Z">
        <w:r w:rsidRPr="000E6A02" w:rsidDel="00F71E35">
          <w:delText>14</w:delText>
        </w:r>
      </w:del>
      <w:ins w:id="287" w:author="Roland Schäfer" w:date="2016-05-26T12:09:00Z">
        <w:del w:id="288" w:author="Felix" w:date="2016-05-27T13:13:00Z">
          <w:r w:rsidR="00FB2DC5" w:rsidDel="00F71E35">
            <w:delText>A</w:delText>
          </w:r>
        </w:del>
      </w:ins>
      <w:del w:id="289" w:author="Felix" w:date="2016-05-27T13:13:00Z">
        <w:r w:rsidRPr="000E6A02" w:rsidDel="00F71E35">
          <w:delText xml:space="preserve"> und DeR</w:delText>
        </w:r>
        <w:r w:rsidR="00941D81" w:rsidRPr="000E6A02" w:rsidDel="00F71E35">
          <w:delText>eKo-2014-II</w:delText>
        </w:r>
      </w:del>
      <w:r w:rsidR="00941D81" w:rsidRPr="000E6A02">
        <w:t>.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xml:space="preserve">). </w:t>
      </w:r>
      <w:ins w:id="290" w:author="Felix" w:date="2016-05-27T13:14:00Z">
        <w:r w:rsidR="00BC0D0B">
          <w:t>In</w:t>
        </w:r>
      </w:ins>
      <w:del w:id="291" w:author="Felix" w:date="2016-05-27T13:14:00Z">
        <w:r w:rsidR="009A1BE8" w:rsidRPr="000E6A02" w:rsidDel="00BC0D0B">
          <w:delText>Bei</w:delText>
        </w:r>
      </w:del>
      <w:r w:rsidR="009A1BE8" w:rsidRPr="000E6A02">
        <w:t xml:space="preserve"> DECOW</w:t>
      </w:r>
      <w:ins w:id="292" w:author="Roland Schäfer" w:date="2016-05-26T12:09:00Z">
        <w:del w:id="293" w:author="Felix" w:date="2016-05-27T13:14:00Z">
          <w:r w:rsidR="00FB2DC5" w:rsidDel="00BB7B80">
            <w:delText>20</w:delText>
          </w:r>
        </w:del>
      </w:ins>
      <w:r w:rsidR="009A1BE8" w:rsidRPr="000E6A02">
        <w:t>14</w:t>
      </w:r>
      <w:ins w:id="294" w:author="Roland Schäfer" w:date="2016-05-26T12:09:00Z">
        <w:r w:rsidR="00FB2DC5">
          <w:t>A</w:t>
        </w:r>
      </w:ins>
      <w:r w:rsidR="009A1BE8" w:rsidRPr="000E6A02">
        <w:t xml:space="preserve"> (links) sind darüber hinaus Texte über Kunst oder Wir</w:t>
      </w:r>
      <w:r w:rsidR="00751CAA" w:rsidRPr="000E6A02">
        <w:t>tschaft</w:t>
      </w:r>
      <w:del w:id="295" w:author="Felix" w:date="2016-05-27T13:14:00Z">
        <w:r w:rsidR="00751CAA" w:rsidRPr="000E6A02" w:rsidDel="00714685">
          <w:delText xml:space="preserve"> auffällig</w:delText>
        </w:r>
      </w:del>
      <w:ins w:id="296" w:author="Roland Schäfer" w:date="2016-05-26T12:08:00Z">
        <w:r w:rsidR="00FB2DC5">
          <w:t xml:space="preserve"> häufig</w:t>
        </w:r>
      </w:ins>
      <w:r w:rsidR="00751CAA" w:rsidRPr="000E6A02">
        <w:t xml:space="preserve">, während in </w:t>
      </w:r>
      <w:proofErr w:type="spellStart"/>
      <w:r w:rsidR="00751CAA" w:rsidRPr="000E6A02">
        <w:t>DeReKo</w:t>
      </w:r>
      <w:proofErr w:type="spellEnd"/>
      <w:r w:rsidR="00751CAA" w:rsidRPr="000E6A02">
        <w:t>-Texten</w:t>
      </w:r>
      <w:ins w:id="297" w:author="Felix" w:date="2016-05-27T13:15:00Z">
        <w:r w:rsidR="000B344C">
          <w:t xml:space="preserve"> </w:t>
        </w:r>
      </w:ins>
      <w:del w:id="298" w:author="Felix" w:date="2016-05-27T13:15:00Z">
        <w:r w:rsidR="00751CAA" w:rsidRPr="000E6A02" w:rsidDel="000B344C">
          <w:delText xml:space="preserve"> die </w:delText>
        </w:r>
      </w:del>
      <w:r w:rsidR="00751CAA" w:rsidRPr="000E6A02">
        <w:t>Themen aus den Bereichen Politik, Gesellschaft und öffentliche Einrichtungen</w:t>
      </w:r>
      <w:ins w:id="299" w:author="Roland Schäfer" w:date="2016-05-26T12:08:00Z">
        <w:r w:rsidR="00FB2DC5">
          <w:t xml:space="preserve"> bzw. </w:t>
        </w:r>
      </w:ins>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77777777" w:rsidR="000155BC" w:rsidRDefault="00955E66" w:rsidP="000155BC">
      <w:pPr>
        <w:keepNext/>
      </w:pPr>
      <w:r w:rsidRPr="000E6A02">
        <w:rPr>
          <w:noProof/>
          <w:lang w:val="en-US"/>
        </w:rPr>
        <w:drawing>
          <wp:inline distT="0" distB="0" distL="0" distR="0" wp14:anchorId="2454DA2E" wp14:editId="7A2F117C">
            <wp:extent cx="4028440" cy="1176020"/>
            <wp:effectExtent l="0" t="0" r="1016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176020"/>
                    </a:xfrm>
                    <a:prstGeom prst="rect">
                      <a:avLst/>
                    </a:prstGeom>
                  </pic:spPr>
                </pic:pic>
              </a:graphicData>
            </a:graphic>
          </wp:inline>
        </w:drawing>
      </w:r>
    </w:p>
    <w:p w14:paraId="78FD620E" w14:textId="77777777" w:rsidR="00E31644" w:rsidRPr="000E6A02" w:rsidRDefault="00E31644" w:rsidP="00E31644">
      <w:r w:rsidRPr="000E6A02">
        <w:t xml:space="preserve">  [Abbildung 1 hier (decow-dereko-cattle-dist.pdf)]</w:t>
      </w:r>
    </w:p>
    <w:p w14:paraId="3FBAB6A3" w14:textId="77777777" w:rsidR="00E31644" w:rsidRPr="000E6A02" w:rsidRDefault="00E31644" w:rsidP="000155BC">
      <w:pPr>
        <w:keepNext/>
      </w:pPr>
    </w:p>
    <w:p w14:paraId="4A5A32A2" w14:textId="3E472878" w:rsidR="00FE4F3B" w:rsidRDefault="000155BC" w:rsidP="00C72830">
      <w:pPr>
        <w:pStyle w:val="Caption"/>
      </w:pPr>
      <w:r w:rsidRPr="000E6A02">
        <w:t xml:space="preserve">Abbildung </w:t>
      </w:r>
      <w:fldSimple w:instr=" SEQ Abbildung \* ARABIC ">
        <w:ins w:id="300" w:author="Felix" w:date="2016-05-27T00:19:00Z">
          <w:r w:rsidR="00033A9A">
            <w:rPr>
              <w:noProof/>
            </w:rPr>
            <w:t>2</w:t>
          </w:r>
        </w:ins>
        <w:del w:id="301" w:author="Felix" w:date="2016-05-27T00:17:00Z">
          <w:r w:rsidR="00BC3B83" w:rsidDel="00033A9A">
            <w:rPr>
              <w:noProof/>
            </w:rPr>
            <w:delText>1</w:delText>
          </w:r>
        </w:del>
      </w:fldSimple>
      <w:r w:rsidRPr="000E6A02">
        <w:t xml:space="preserve">: Verteilung der </w:t>
      </w:r>
      <w:proofErr w:type="spellStart"/>
      <w:ins w:id="302" w:author="Roland Schäfer" w:date="2016-05-26T12:08:00Z">
        <w:r w:rsidR="00FB2DC5" w:rsidRPr="000E6A02">
          <w:t>C</w:t>
        </w:r>
        <w:r w:rsidR="00FB2DC5">
          <w:t>OW</w:t>
        </w:r>
        <w:r w:rsidR="00FB2DC5" w:rsidRPr="000E6A02">
          <w:t>Cat</w:t>
        </w:r>
      </w:ins>
      <w:r w:rsidRPr="000E6A02">
        <w:t>-Topikdomänen</w:t>
      </w:r>
      <w:proofErr w:type="spellEnd"/>
      <w:r w:rsidRPr="000E6A02">
        <w:t xml:space="preserve"> in den Stichproben aus DECOW</w:t>
      </w:r>
      <w:del w:id="303" w:author="Felix" w:date="2016-05-27T13:15:00Z">
        <w:r w:rsidRPr="000E6A02" w:rsidDel="00277199">
          <w:delText>20</w:delText>
        </w:r>
      </w:del>
      <w:r w:rsidRPr="000E6A02">
        <w:t>14</w:t>
      </w:r>
      <w:ins w:id="304" w:author="Roland Schäfer" w:date="2016-05-26T12:09:00Z">
        <w:r w:rsidR="00FB2DC5">
          <w:t>A</w:t>
        </w:r>
      </w:ins>
      <w:r w:rsidRPr="000E6A02">
        <w:t xml:space="preserve"> (links) und DeReKo-2014-II</w:t>
      </w:r>
      <w:bookmarkStart w:id="305" w:name="_Ref325729359"/>
      <w:ins w:id="306" w:author="Felix" w:date="2016-05-27T13:15:00Z">
        <w:r w:rsidR="00277199">
          <w:t xml:space="preserve"> (rechts)</w:t>
        </w:r>
      </w:ins>
    </w:p>
    <w:p w14:paraId="3C77C3FF" w14:textId="59A6EEE4" w:rsidR="00173309" w:rsidRPr="000E6A02" w:rsidRDefault="00173309" w:rsidP="00173309">
      <w:pPr>
        <w:pStyle w:val="Heading1"/>
      </w:pPr>
      <w:proofErr w:type="spellStart"/>
      <w:r w:rsidRPr="000E6A02">
        <w:t>Topikmodellierung</w:t>
      </w:r>
      <w:bookmarkEnd w:id="305"/>
      <w:proofErr w:type="spellEnd"/>
    </w:p>
    <w:p w14:paraId="74279830" w14:textId="77777777" w:rsidR="00173309" w:rsidRPr="000E6A02" w:rsidRDefault="00173309" w:rsidP="00173309"/>
    <w:p w14:paraId="261C076C" w14:textId="48F097DF" w:rsidR="009D48C1" w:rsidRPr="000E6A02" w:rsidRDefault="003E1469" w:rsidP="009D48C1">
      <w:ins w:id="307" w:author="Roland Schäfer" w:date="2016-05-26T12:10:00Z">
        <w:r>
          <w:t xml:space="preserve">Der Begriff </w:t>
        </w:r>
      </w:ins>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 xml:space="preserve">Erschließung größerer Textmengen, die in Teilen der </w:t>
      </w:r>
      <w:commentRangeStart w:id="308"/>
      <w:r w:rsidR="00A723CB" w:rsidRPr="000E6A02">
        <w:t>digitalen Geisteswissenschaften s</w:t>
      </w:r>
      <w:r w:rsidR="00173309" w:rsidRPr="000E6A02">
        <w:t xml:space="preserve">eit Jahren </w:t>
      </w:r>
      <w:r w:rsidR="00A723CB" w:rsidRPr="000E6A02">
        <w:t xml:space="preserve">etabliert sind </w:t>
      </w:r>
      <w:commentRangeEnd w:id="308"/>
      <w:r w:rsidR="0023276A">
        <w:rPr>
          <w:rStyle w:val="CommentReference"/>
        </w:rPr>
        <w:commentReference w:id="308"/>
      </w:r>
      <w:ins w:id="309" w:author="Felix" w:date="2016-05-27T00:25:00Z">
        <w:r w:rsidR="009E2D86">
          <w:t>(</w:t>
        </w:r>
      </w:ins>
      <w:proofErr w:type="spellStart"/>
      <w:ins w:id="310" w:author="Felix" w:date="2016-05-27T00:33:00Z">
        <w:r w:rsidR="00BF479E">
          <w:t>Jo</w:t>
        </w:r>
      </w:ins>
      <w:ins w:id="311" w:author="Felix" w:date="2016-05-27T00:34:00Z">
        <w:r w:rsidR="00BF479E">
          <w:t>c</w:t>
        </w:r>
      </w:ins>
      <w:ins w:id="312" w:author="Felix" w:date="2016-05-27T00:33:00Z">
        <w:r w:rsidR="00BF479E">
          <w:t>kers</w:t>
        </w:r>
        <w:proofErr w:type="spellEnd"/>
        <w:r w:rsidR="00BF479E">
          <w:t xml:space="preserve"> 2014; </w:t>
        </w:r>
      </w:ins>
      <w:proofErr w:type="spellStart"/>
      <w:ins w:id="313" w:author="Felix" w:date="2016-05-27T00:26:00Z">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ins>
      <w:del w:id="314" w:author="Felix" w:date="2016-05-27T00:25:00Z">
        <w:r w:rsidR="00A723CB" w:rsidRPr="000E6A02" w:rsidDel="009E2D86">
          <w:delText xml:space="preserve">und deren Nutzen als heuristisches Werkzeug in zahlreichen </w:delText>
        </w:r>
        <w:r w:rsidR="00B15FD8" w:rsidRPr="000E6A02" w:rsidDel="009E2D86">
          <w:delText xml:space="preserve">Fallstudien </w:delText>
        </w:r>
      </w:del>
      <w:ins w:id="315" w:author="Roland Schäfer" w:date="2016-05-26T12:12:00Z">
        <w:del w:id="316" w:author="Felix" w:date="2016-05-27T00:25:00Z">
          <w:r w:rsidR="0023276A" w:rsidDel="009E2D86">
            <w:delText>S</w:delText>
          </w:r>
          <w:r w:rsidR="0023276A" w:rsidRPr="000E6A02" w:rsidDel="009E2D86">
            <w:delText xml:space="preserve">tudien </w:delText>
          </w:r>
        </w:del>
      </w:ins>
      <w:del w:id="317" w:author="Felix" w:date="2016-05-27T00:25:00Z">
        <w:r w:rsidR="00B15FD8" w:rsidRPr="000E6A02" w:rsidDel="009E2D86">
          <w:delText>dokumentiert wurde (</w:delText>
        </w:r>
        <w:r w:rsidR="00B15FD8" w:rsidRPr="000E6A02" w:rsidDel="009E2D86">
          <w:rPr>
            <w:highlight w:val="yellow"/>
          </w:rPr>
          <w:delText>paar Beispiel</w:delText>
        </w:r>
        <w:r w:rsidR="0046728B" w:rsidRPr="000E6A02" w:rsidDel="009E2D86">
          <w:rPr>
            <w:highlight w:val="yellow"/>
          </w:rPr>
          <w:delText>e</w:delText>
        </w:r>
      </w:del>
      <w:r w:rsidR="00B15FD8" w:rsidRPr="000E6A02">
        <w:t>). Die</w:t>
      </w:r>
      <w:del w:id="318" w:author="Felix" w:date="2016-05-27T13:16:00Z">
        <w:r w:rsidR="00B15FD8" w:rsidRPr="000E6A02" w:rsidDel="00904A3B">
          <w:delText xml:space="preserve"> am</w:delText>
        </w:r>
      </w:del>
      <w:r w:rsidR="00B15FD8" w:rsidRPr="000E6A02">
        <w:t xml:space="preserve"> meisten</w:t>
      </w:r>
      <w:ins w:id="319" w:author="Felix" w:date="2016-05-27T13:16:00Z">
        <w:r w:rsidR="00904A3B">
          <w:t xml:space="preserve"> </w:t>
        </w:r>
      </w:ins>
      <w:del w:id="320" w:author="Felix" w:date="2016-05-27T13:16:00Z">
        <w:r w:rsidR="00B15FD8" w:rsidRPr="000E6A02" w:rsidDel="00904A3B">
          <w:delText xml:space="preserve"> verbreiteten </w:delText>
        </w:r>
      </w:del>
      <w:r w:rsidR="00B15FD8" w:rsidRPr="000E6A02">
        <w:t>Verfahren dieser Art stützen sich ausschließlich</w:t>
      </w:r>
      <w:r w:rsidR="008B70FC" w:rsidRPr="000E6A02">
        <w:t xml:space="preserve"> auf</w:t>
      </w:r>
      <w:r w:rsidR="00B15FD8" w:rsidRPr="000E6A02">
        <w:t xml:space="preserve"> </w:t>
      </w:r>
      <w:ins w:id="321" w:author="Roland Schäfer" w:date="2016-05-26T12:12:00Z">
        <w:r w:rsidR="009005A1">
          <w:t>d</w:t>
        </w:r>
      </w:ins>
      <w:ins w:id="322" w:author="Roland Schäfer" w:date="2016-05-26T12:20:00Z">
        <w:r w:rsidR="00DA27A4">
          <w:t>ie</w:t>
        </w:r>
      </w:ins>
      <w:ins w:id="323" w:author="Roland Schäfer" w:date="2016-05-26T12:12:00Z">
        <w:r w:rsidR="009005A1">
          <w:t xml:space="preserve"> </w:t>
        </w:r>
        <w:proofErr w:type="spellStart"/>
        <w:r w:rsidR="009005A1">
          <w:t>Vorkommen</w:t>
        </w:r>
      </w:ins>
      <w:ins w:id="324" w:author="Roland Schäfer" w:date="2016-05-26T12:20:00Z">
        <w:r w:rsidR="00DA27A4">
          <w:t>shäufigkeit</w:t>
        </w:r>
      </w:ins>
      <w:proofErr w:type="spellEnd"/>
      <w:r w:rsidR="00EB081D" w:rsidRPr="000E6A02">
        <w:t xml:space="preserve"> von </w:t>
      </w:r>
      <w:ins w:id="325" w:author="Roland Schäfer" w:date="2016-05-26T12:20:00Z">
        <w:r w:rsidR="00DA27A4">
          <w:t xml:space="preserve">lexikalischen </w:t>
        </w:r>
      </w:ins>
      <w:r w:rsidR="00EB081D" w:rsidRPr="000E6A02">
        <w:t>Wörtern</w:t>
      </w:r>
      <w:r w:rsidR="00B15FD8" w:rsidRPr="000E6A02">
        <w:t xml:space="preserve"> </w:t>
      </w:r>
      <w:r w:rsidR="00EB081D" w:rsidRPr="000E6A02">
        <w:t xml:space="preserve">in </w:t>
      </w:r>
      <w:r w:rsidR="00B15FD8" w:rsidRPr="000E6A02">
        <w:t xml:space="preserve">Texten und </w:t>
      </w:r>
      <w:ins w:id="326" w:author="Roland Schäfer" w:date="2016-05-26T12:20:00Z">
        <w:r w:rsidR="00DA27A4">
          <w:t>quantifizieren</w:t>
        </w:r>
        <w:r w:rsidR="00DA27A4" w:rsidRPr="000E6A02">
          <w:t xml:space="preserve"> </w:t>
        </w:r>
        <w:r w:rsidR="00FA3C0D">
          <w:t>mit</w:t>
        </w:r>
        <w:r w:rsidR="00FA3C0D" w:rsidRPr="000E6A02">
          <w:t xml:space="preserve"> </w:t>
        </w:r>
      </w:ins>
      <w:r w:rsidR="00B15FD8" w:rsidRPr="000E6A02">
        <w:t>verschiedene</w:t>
      </w:r>
      <w:ins w:id="327" w:author="Roland Schäfer" w:date="2016-05-26T12:20:00Z">
        <w:r w:rsidR="00FA3C0D">
          <w:t>n</w:t>
        </w:r>
      </w:ins>
      <w:r w:rsidR="00B15FD8" w:rsidRPr="000E6A02">
        <w:t xml:space="preserve"> </w:t>
      </w:r>
      <w:ins w:id="328" w:author="Roland Schäfer" w:date="2016-05-26T12:12:00Z">
        <w:r w:rsidR="00D25EE5">
          <w:t>mathematische</w:t>
        </w:r>
      </w:ins>
      <w:ins w:id="329" w:author="Roland Schäfer" w:date="2016-05-26T12:20:00Z">
        <w:r w:rsidR="00FA3C0D">
          <w:t>n</w:t>
        </w:r>
      </w:ins>
      <w:ins w:id="330" w:author="Roland Schäfer" w:date="2016-05-26T12:12:00Z">
        <w:r w:rsidR="00D25EE5">
          <w:t xml:space="preserve"> Verfahren</w:t>
        </w:r>
      </w:ins>
      <w:r w:rsidR="00083659" w:rsidRPr="000E6A02">
        <w:t xml:space="preserve"> </w:t>
      </w:r>
      <w:ins w:id="331" w:author="Roland Schäfer" w:date="2016-05-26T12:20:00Z">
        <w:r w:rsidR="00FA3C0D">
          <w:t xml:space="preserve">die </w:t>
        </w:r>
      </w:ins>
      <w:r w:rsidR="006C6EB7">
        <w:t>thematische</w:t>
      </w:r>
      <w:ins w:id="332" w:author="Felix" w:date="2016-05-27T13:17:00Z">
        <w:r w:rsidR="00FE2DE8">
          <w:t>n</w:t>
        </w:r>
      </w:ins>
      <w:r w:rsidR="006C6EB7">
        <w:t xml:space="preserve"> </w:t>
      </w:r>
      <w:r w:rsidR="00083659" w:rsidRPr="000E6A02">
        <w:t xml:space="preserve">Ähnlichkeiten </w:t>
      </w:r>
      <w:ins w:id="333" w:author="Roland Schäfer" w:date="2016-05-26T12:21:00Z">
        <w:r w:rsidR="00FA3C0D">
          <w:t>der</w:t>
        </w:r>
      </w:ins>
      <w:r w:rsidR="00083659" w:rsidRPr="000E6A02">
        <w:t xml:space="preserve"> </w:t>
      </w:r>
      <w:ins w:id="334" w:author="Roland Schäfer" w:date="2016-05-26T12:21:00Z">
        <w:r w:rsidR="00FA3C0D" w:rsidRPr="000E6A02">
          <w:t>Texte</w:t>
        </w:r>
        <w:r w:rsidR="00FA3C0D">
          <w:t xml:space="preserve"> untereinander</w:t>
        </w:r>
      </w:ins>
      <w:r w:rsidR="00083659" w:rsidRPr="000E6A02">
        <w:t xml:space="preserve">. </w:t>
      </w:r>
      <w:ins w:id="335" w:author="Roland Schäfer" w:date="2016-05-26T12:13:00Z">
        <w:r w:rsidR="005B45FB">
          <w:t>S</w:t>
        </w:r>
      </w:ins>
      <w:r w:rsidR="000A0896" w:rsidRPr="000E6A02">
        <w:t xml:space="preserve">ehr bekannt </w:t>
      </w:r>
      <w:ins w:id="336" w:author="Felix" w:date="2016-05-27T13:17:00Z">
        <w:r w:rsidR="00FE2DE8">
          <w:t xml:space="preserve">sind </w:t>
        </w:r>
      </w:ins>
      <w:del w:id="337" w:author="Felix" w:date="2016-05-27T13:17:00Z">
        <w:r w:rsidR="000A0896" w:rsidRPr="000E6A02" w:rsidDel="00FE2DE8">
          <w:delText xml:space="preserve">ist </w:delText>
        </w:r>
      </w:del>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 und </w:t>
      </w:r>
      <w:proofErr w:type="spellStart"/>
      <w:r w:rsidR="000A0896" w:rsidRPr="000E6A02">
        <w:t>Dumais</w:t>
      </w:r>
      <w:proofErr w:type="spellEnd"/>
      <w:r w:rsidR="000A0896" w:rsidRPr="000E6A02">
        <w:t xml:space="preserve"> 1997)</w:t>
      </w:r>
      <w:ins w:id="338" w:author="Felix" w:date="2016-05-27T13:17:00Z">
        <w:r w:rsidR="00FE2DE8">
          <w:t xml:space="preserve"> und </w:t>
        </w:r>
      </w:ins>
      <w:del w:id="339" w:author="Felix" w:date="2016-05-27T13:17:00Z">
        <w:r w:rsidR="000A0896" w:rsidRPr="000E6A02" w:rsidDel="00FE2DE8">
          <w:delText>. Ein anderes</w:delText>
        </w:r>
      </w:del>
      <w:ins w:id="340" w:author="Roland Schäfer" w:date="2016-05-26T12:21:00Z">
        <w:del w:id="341" w:author="Felix" w:date="2016-05-27T13:17:00Z">
          <w:r w:rsidR="00BE15A3" w:rsidDel="00FE2DE8">
            <w:delText xml:space="preserve"> </w:delText>
          </w:r>
        </w:del>
      </w:ins>
      <w:del w:id="342" w:author="Felix" w:date="2016-05-27T13:17:00Z">
        <w:r w:rsidR="000A0896" w:rsidRPr="000E6A02" w:rsidDel="00FE2DE8">
          <w:delText>Verfahren</w:delText>
        </w:r>
        <w:r w:rsidR="00082EA5" w:rsidDel="00FE2DE8">
          <w:delText xml:space="preserve"> </w:delText>
        </w:r>
        <w:r w:rsidR="000A0896" w:rsidRPr="000E6A02" w:rsidDel="00FE2DE8">
          <w:delText>ist</w:delText>
        </w:r>
      </w:del>
      <w:r w:rsidR="000A0896" w:rsidRPr="000E6A02">
        <w:t xml:space="preserve">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ins w:id="343" w:author="Roland Schäfer" w:date="2016-05-26T12:13:00Z">
        <w:r w:rsidR="005B45FB">
          <w:t xml:space="preserve">; </w:t>
        </w:r>
      </w:ins>
      <w:r w:rsidR="00DE56C1">
        <w:t>Blei et al. 2003</w:t>
      </w:r>
      <w:r w:rsidR="000A0896" w:rsidRPr="000E6A02">
        <w:t>).</w:t>
      </w:r>
      <w:r w:rsidR="00470B55" w:rsidRPr="000E6A02">
        <w:t xml:space="preserve"> Bei</w:t>
      </w:r>
      <w:ins w:id="344" w:author="Roland Schäfer" w:date="2016-05-26T12:21:00Z">
        <w:r w:rsidR="00B4357B">
          <w:t>de decken</w:t>
        </w:r>
      </w:ins>
      <w:r w:rsidR="00470B55" w:rsidRPr="000E6A02">
        <w:t xml:space="preserve"> </w:t>
      </w:r>
      <w:ins w:id="345" w:author="Roland Schäfer" w:date="2016-05-26T12:14:00Z">
        <w:r w:rsidR="005B45FB">
          <w:t>ohne vorgegebene</w:t>
        </w:r>
        <w:r w:rsidR="005B45FB" w:rsidRPr="000E6A02">
          <w:t xml:space="preserve"> Kategorien</w:t>
        </w:r>
        <w:r w:rsidR="005B45FB">
          <w:t xml:space="preserve"> </w:t>
        </w:r>
      </w:ins>
      <w:r w:rsidR="00470B55" w:rsidRPr="000E6A02">
        <w:t>semantische Strukturen in Textsammlungen auf.</w:t>
      </w:r>
      <w:ins w:id="346" w:author="Roland Schäfer" w:date="2016-05-26T12:16:00Z">
        <w:r w:rsidR="00A414E5">
          <w:t xml:space="preserve"> Lediglich die </w:t>
        </w:r>
      </w:ins>
      <w:ins w:id="347" w:author="Roland Schäfer" w:date="2016-05-26T12:17:00Z">
        <w:r w:rsidR="0002372B">
          <w:t xml:space="preserve">gewünschte </w:t>
        </w:r>
      </w:ins>
      <w:ins w:id="348" w:author="Roland Schäfer" w:date="2016-05-26T12:16:00Z">
        <w:r w:rsidR="00A414E5">
          <w:t xml:space="preserve">Anzahl der </w:t>
        </w:r>
        <w:proofErr w:type="spellStart"/>
        <w:r w:rsidR="00A414E5">
          <w:t>Topiks</w:t>
        </w:r>
      </w:ins>
      <w:proofErr w:type="spellEnd"/>
      <w:ins w:id="349" w:author="Roland Schäfer" w:date="2016-05-26T12:17:00Z">
        <w:r w:rsidR="00A414E5">
          <w:t xml:space="preserve"> </w:t>
        </w:r>
        <w:r w:rsidR="0002372B">
          <w:t xml:space="preserve">—also letztlich die Feinheit der Klassifikation— </w:t>
        </w:r>
        <w:r w:rsidR="00A414E5">
          <w:t>wird vorgegeben</w:t>
        </w:r>
      </w:ins>
      <w:ins w:id="350" w:author="Roland Schäfer" w:date="2016-05-26T12:16:00Z">
        <w:r w:rsidR="00A414E5">
          <w:t>.</w:t>
        </w:r>
      </w:ins>
      <w:r w:rsidR="00470B55" w:rsidRPr="000E6A02">
        <w:t xml:space="preserve"> </w:t>
      </w:r>
      <w:ins w:id="351" w:author="Roland Schäfer" w:date="2016-05-26T12:22:00Z">
        <w:r w:rsidR="00242A82">
          <w:t>W</w:t>
        </w:r>
      </w:ins>
      <w:r w:rsidR="000D0E77" w:rsidRPr="000E6A02">
        <w:t>eder LSI noch LDA</w:t>
      </w:r>
      <w:ins w:id="352" w:author="Roland Schäfer" w:date="2016-05-26T12:22:00Z">
        <w:r w:rsidR="00242A82">
          <w:t xml:space="preserve"> liefern aber</w:t>
        </w:r>
      </w:ins>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ins w:id="353" w:author="Roland Schäfer" w:date="2016-05-26T12:22:00Z">
        <w:del w:id="354" w:author="Felix" w:date="2016-05-27T13:18:00Z">
          <w:r w:rsidR="00242A82" w:rsidDel="009543CA">
            <w:delText xml:space="preserve"> (s. Abschnitt </w:delText>
          </w:r>
          <w:r w:rsidR="00556C97" w:rsidRPr="00694B55" w:rsidDel="009543CA">
            <w:rPr>
              <w:i/>
            </w:rPr>
            <w:delText>Motivation</w:delText>
          </w:r>
          <w:r w:rsidR="00242A82" w:rsidDel="009543CA">
            <w:delText>)</w:delText>
          </w:r>
        </w:del>
      </w:ins>
      <w:r w:rsidR="0060260B" w:rsidRPr="000E6A02">
        <w:t xml:space="preserve">. Die Ausgabe beschränkt sich vielmehr auf eine </w:t>
      </w:r>
      <w:ins w:id="355" w:author="Roland Schäfer" w:date="2016-05-26T12:14:00Z">
        <w:r w:rsidR="00CA05F7">
          <w:t xml:space="preserve">gewichtete </w:t>
        </w:r>
      </w:ins>
      <w:r w:rsidR="0060260B" w:rsidRPr="000E6A02">
        <w:t xml:space="preserve">Liste besonders charakteristischer Wörter für ein Topik sowie eine gewichtete Zuordnung einzelner Texte zu den </w:t>
      </w:r>
      <w:proofErr w:type="spellStart"/>
      <w:r w:rsidR="0060260B" w:rsidRPr="000E6A02">
        <w:t>Topiks</w:t>
      </w:r>
      <w:proofErr w:type="spellEnd"/>
      <w:r w:rsidR="0060260B" w:rsidRPr="000E6A02">
        <w:t>.</w:t>
      </w:r>
      <w:r w:rsidR="0092310D" w:rsidRPr="000E6A02">
        <w:t xml:space="preserve"> </w:t>
      </w:r>
      <w:ins w:id="356" w:author="Roland Schäfer" w:date="2016-05-26T12:23:00Z">
        <w:r w:rsidR="00F34E70">
          <w:t>Diese</w:t>
        </w:r>
      </w:ins>
      <w:r w:rsidR="0092310D" w:rsidRPr="000E6A02">
        <w:t xml:space="preserve"> </w:t>
      </w:r>
      <w:ins w:id="357" w:author="Roland Schäfer" w:date="2016-05-26T12:15:00Z">
        <w:r w:rsidR="00A414E5">
          <w:t>namenlose</w:t>
        </w:r>
      </w:ins>
      <w:ins w:id="358" w:author="Roland Schäfer" w:date="2016-05-26T12:23:00Z">
        <w:r w:rsidR="00F34E70">
          <w:t>n</w:t>
        </w:r>
      </w:ins>
      <w:ins w:id="359" w:author="Roland Schäfer" w:date="2016-05-26T12:15:00Z">
        <w:r w:rsidR="00A414E5">
          <w:t xml:space="preserve"> </w:t>
        </w:r>
      </w:ins>
      <w:proofErr w:type="spellStart"/>
      <w:r w:rsidR="0092310D" w:rsidRPr="000E6A02">
        <w:t>Topiks</w:t>
      </w:r>
      <w:proofErr w:type="spellEnd"/>
      <w:r w:rsidR="0092310D" w:rsidRPr="000E6A02">
        <w:t xml:space="preserve"> </w:t>
      </w:r>
      <w:ins w:id="360" w:author="Roland Schäfer" w:date="2016-05-26T12:23:00Z">
        <w:r w:rsidR="00F34E70">
          <w:t>versuchen wir</w:t>
        </w:r>
      </w:ins>
      <w:ins w:id="361" w:author="Roland Schäfer" w:date="2016-05-26T12:24:00Z">
        <w:del w:id="362" w:author="Felix" w:date="2016-05-27T13:18:00Z">
          <w:r w:rsidR="00F34E70" w:rsidDel="009543CA">
            <w:delText xml:space="preserve"> dann</w:delText>
          </w:r>
        </w:del>
      </w:ins>
      <w:ins w:id="363" w:author="Roland Schäfer" w:date="2016-05-26T12:23:00Z">
        <w:r w:rsidR="00F34E70">
          <w:t xml:space="preserve"> im nächsten Schritt</w:t>
        </w:r>
      </w:ins>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ins w:id="364" w:author="Roland Schäfer" w:date="2016-05-26T12:23:00Z">
        <w:r w:rsidR="00F34E70">
          <w:t>zuzuordnen</w:t>
        </w:r>
      </w:ins>
      <w:r w:rsidR="00723D24" w:rsidRPr="000E6A02">
        <w:t>.</w:t>
      </w:r>
    </w:p>
    <w:p w14:paraId="4382383C" w14:textId="1F2BCECC" w:rsidR="0053092A" w:rsidRPr="000E6A02" w:rsidRDefault="00FF5D74" w:rsidP="009D48C1">
      <w:r w:rsidRPr="000E6A02">
        <w:t xml:space="preserve">Wir verwenden </w:t>
      </w:r>
      <w:r w:rsidR="00CA3E45" w:rsidRPr="00A414E5">
        <w:t xml:space="preserve">die </w:t>
      </w:r>
      <w:ins w:id="365" w:author="Roland Schäfer" w:date="2016-05-26T12:15:00Z">
        <w:r w:rsidR="00A414E5" w:rsidRPr="00A414E5">
          <w:t>i</w:t>
        </w:r>
        <w:r w:rsidR="00A414E5">
          <w:t>n der Software</w:t>
        </w:r>
        <w:r w:rsidR="00A414E5" w:rsidRPr="00A414E5">
          <w:t xml:space="preserve"> </w:t>
        </w:r>
        <w:proofErr w:type="spellStart"/>
        <w:r w:rsidR="00A414E5" w:rsidRPr="00694B55">
          <w:rPr>
            <w:i/>
          </w:rPr>
          <w:t>gensim</w:t>
        </w:r>
      </w:ins>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und </w:t>
      </w:r>
      <w:proofErr w:type="spellStart"/>
      <w:r w:rsidR="009D48C1" w:rsidRPr="000E6A02">
        <w:t>Sojka</w:t>
      </w:r>
      <w:proofErr w:type="spellEnd"/>
      <w:r w:rsidR="009D48C1" w:rsidRPr="000E6A02">
        <w:t xml:space="preserve"> 2010) </w:t>
      </w:r>
      <w:r w:rsidR="00CA3E45" w:rsidRPr="000E6A02">
        <w:t>implementierte Variante vo</w:t>
      </w:r>
      <w:ins w:id="366" w:author="Felix" w:date="2016-05-27T00:48:00Z">
        <w:r w:rsidR="00694B55">
          <w:t>n</w:t>
        </w:r>
      </w:ins>
      <w:del w:id="367" w:author="Felix" w:date="2016-05-27T00:48:00Z">
        <w:r w:rsidR="00CA3E45" w:rsidRPr="000E6A02" w:rsidDel="00694B55">
          <w:delText>m</w:delText>
        </w:r>
      </w:del>
      <w:ins w:id="368" w:author="Felix" w:date="2016-05-27T13:18:00Z">
        <w:r w:rsidR="009543CA">
          <w:rPr>
            <w:i/>
          </w:rPr>
          <w:t xml:space="preserve"> </w:t>
        </w:r>
        <w:r w:rsidR="009543CA" w:rsidRPr="009543CA">
          <w:rPr>
            <w:rPrChange w:id="369" w:author="Felix" w:date="2016-05-27T13:18:00Z">
              <w:rPr>
                <w:i/>
              </w:rPr>
            </w:rPrChange>
          </w:rPr>
          <w:t>LSI</w:t>
        </w:r>
      </w:ins>
      <w:del w:id="370" w:author="Felix" w:date="2016-05-27T13:18:00Z">
        <w:r w:rsidR="00CA3E45" w:rsidRPr="009543CA" w:rsidDel="009543CA">
          <w:delText xml:space="preserve"> </w:delText>
        </w:r>
        <w:r w:rsidRPr="009543CA" w:rsidDel="009543CA">
          <w:rPr>
            <w:rPrChange w:id="371" w:author="Felix" w:date="2016-05-27T13:18:00Z">
              <w:rPr>
                <w:i/>
              </w:rPr>
            </w:rPrChange>
          </w:rPr>
          <w:delText>L</w:delText>
        </w:r>
        <w:r w:rsidRPr="000E6A02" w:rsidDel="009543CA">
          <w:rPr>
            <w:i/>
          </w:rPr>
          <w:delText>atent Semantic Indexing</w:delText>
        </w:r>
      </w:del>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ins w:id="372" w:author="Roland Schäfer" w:date="2016-05-26T12:16:00Z">
        <w:r w:rsidR="00A414E5">
          <w:t>experimentell von</w:t>
        </w:r>
        <w:r w:rsidR="00A414E5" w:rsidRPr="000E6A02">
          <w:t xml:space="preserve"> </w:t>
        </w:r>
      </w:ins>
      <w:r w:rsidR="00181168" w:rsidRPr="000E6A02">
        <w:t xml:space="preserve">20 </w:t>
      </w:r>
      <w:ins w:id="373" w:author="Roland Schäfer" w:date="2016-05-26T12:16:00Z">
        <w:r w:rsidR="00A414E5">
          <w:t xml:space="preserve">bis </w:t>
        </w:r>
      </w:ins>
      <w:r w:rsidR="00181168" w:rsidRPr="000E6A02">
        <w:t>90 variiert</w:t>
      </w:r>
      <w:ins w:id="374" w:author="Roland Schäfer" w:date="2016-05-26T12:16:00Z">
        <w:r w:rsidR="00A414E5">
          <w:t>.</w:t>
        </w:r>
        <w:r w:rsidR="00A414E5" w:rsidRPr="000E6A02">
          <w:t xml:space="preserve"> </w:t>
        </w:r>
      </w:ins>
      <w:r w:rsidR="009D48C1" w:rsidRPr="000E6A02">
        <w:t>Als Eingabe wurd</w:t>
      </w:r>
      <w:r w:rsidR="00B209A5" w:rsidRPr="000E6A02">
        <w:t xml:space="preserve">en </w:t>
      </w:r>
      <w:ins w:id="375" w:author="Roland Schäfer" w:date="2016-05-26T12:18:00Z">
        <w:r w:rsidR="005051A6">
          <w:t xml:space="preserve">die </w:t>
        </w:r>
      </w:ins>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ins w:id="376" w:author="Roland Schäfer" w:date="2016-05-26T12:18:00Z">
        <w:r w:rsidR="005051A6">
          <w:t xml:space="preserve"> in den einzelnen Dokumenten</w:t>
        </w:r>
      </w:ins>
      <w:r w:rsidR="009D48C1" w:rsidRPr="000E6A02">
        <w:t xml:space="preserve"> </w:t>
      </w:r>
      <w:ins w:id="377" w:author="Roland Schäfer" w:date="2016-05-26T12:18:00Z">
        <w:r w:rsidR="005051A6">
          <w:t xml:space="preserve">verwendet </w:t>
        </w:r>
        <w:commentRangeStart w:id="378"/>
        <w:del w:id="379" w:author="Felix" w:date="2016-05-27T00:49:00Z">
          <w:r w:rsidR="005051A6" w:rsidDel="00694B55">
            <w:delText>(</w:delText>
          </w:r>
        </w:del>
      </w:ins>
      <w:del w:id="380" w:author="Felix" w:date="2016-05-27T00:49:00Z">
        <w:r w:rsidR="009D48C1" w:rsidRPr="000E6A02" w:rsidDel="00694B55">
          <w:delText xml:space="preserve">in </w:delText>
        </w:r>
      </w:del>
      <w:ins w:id="381" w:author="Roland Schäfer" w:date="2016-05-26T12:18:00Z">
        <w:del w:id="382" w:author="Felix" w:date="2016-05-27T00:49:00Z">
          <w:r w:rsidR="005051A6" w:rsidDel="00694B55">
            <w:delText xml:space="preserve">der </w:delText>
          </w:r>
        </w:del>
      </w:ins>
      <w:del w:id="383" w:author="Felix" w:date="2016-05-27T00:49:00Z">
        <w:r w:rsidR="009D48C1" w:rsidRPr="000E6A02" w:rsidDel="00694B55">
          <w:delText xml:space="preserve">Form </w:delText>
        </w:r>
        <w:r w:rsidR="00B209A5" w:rsidRPr="000E6A02" w:rsidDel="00694B55">
          <w:delText xml:space="preserve">von </w:delText>
        </w:r>
        <w:r w:rsidR="009D48C1" w:rsidRPr="000E6A02" w:rsidDel="00694B55">
          <w:delText>Tupeln</w:delText>
        </w:r>
        <w:r w:rsidR="00B209A5" w:rsidRPr="000E6A02" w:rsidDel="00694B55">
          <w:delText xml:space="preserve"> </w:delText>
        </w:r>
        <w:r w:rsidR="009D48C1" w:rsidRPr="000E6A02" w:rsidDel="00694B55">
          <w:delText>bestehend aus dem Lemma u</w:delText>
        </w:r>
        <w:r w:rsidR="009D48C1" w:rsidRPr="005051A6" w:rsidDel="00694B55">
          <w:delText>nd der Wortart</w:delText>
        </w:r>
      </w:del>
      <w:ins w:id="384" w:author="Roland Schäfer" w:date="2016-05-26T12:18:00Z">
        <w:del w:id="385" w:author="Felix" w:date="2016-05-27T00:49:00Z">
          <w:r w:rsidR="005051A6" w:rsidDel="00694B55">
            <w:delText>, z.B.</w:delText>
          </w:r>
        </w:del>
      </w:ins>
      <w:del w:id="386" w:author="Felix" w:date="2016-05-27T00:49:00Z">
        <w:r w:rsidR="009D48C1" w:rsidRPr="005051A6" w:rsidDel="00694B55">
          <w:delText xml:space="preserve"> (</w:delText>
        </w:r>
      </w:del>
      <w:ins w:id="387" w:author="Roland Schäfer" w:date="2016-05-26T12:18:00Z">
        <w:del w:id="388" w:author="Felix" w:date="2016-05-27T00:49:00Z">
          <w:r w:rsidR="005051A6" w:rsidDel="00694B55">
            <w:delText xml:space="preserve"> </w:delText>
          </w:r>
        </w:del>
      </w:ins>
      <w:del w:id="389" w:author="Felix" w:date="2016-05-27T00:49:00Z">
        <w:r w:rsidR="009D48C1" w:rsidRPr="00453D70" w:rsidDel="00694B55">
          <w:rPr>
            <w:i/>
          </w:rPr>
          <w:delText>haus_nn</w:delText>
        </w:r>
        <w:r w:rsidR="009D48C1" w:rsidRPr="005051A6" w:rsidDel="00694B55">
          <w:delText xml:space="preserve">, </w:delText>
        </w:r>
        <w:r w:rsidR="009D48C1" w:rsidRPr="00453D70" w:rsidDel="00694B55">
          <w:rPr>
            <w:i/>
          </w:rPr>
          <w:delText xml:space="preserve">franzkafka_ne </w:delText>
        </w:r>
        <w:r w:rsidR="00AB2BAA" w:rsidRPr="00453D70" w:rsidDel="00694B55">
          <w:delText>etc.</w:delText>
        </w:r>
        <w:r w:rsidR="009D48C1" w:rsidRPr="005051A6" w:rsidDel="00694B55">
          <w:delText>)</w:delText>
        </w:r>
        <w:commentRangeEnd w:id="378"/>
        <w:r w:rsidR="00AC61ED" w:rsidDel="00694B55">
          <w:rPr>
            <w:rStyle w:val="CommentReference"/>
          </w:rPr>
          <w:commentReference w:id="378"/>
        </w:r>
        <w:r w:rsidR="00AB2BAA" w:rsidRPr="005051A6" w:rsidDel="00694B55">
          <w:delText>.</w:delText>
        </w:r>
      </w:del>
      <w:r w:rsidR="00F85EAF" w:rsidRPr="000E6A02">
        <w:t xml:space="preserve"> Weil </w:t>
      </w:r>
      <w:ins w:id="390" w:author="Felix" w:date="2016-05-27T13:19:00Z">
        <w:r w:rsidR="00080599">
          <w:t xml:space="preserve">unsere </w:t>
        </w:r>
      </w:ins>
      <w:del w:id="391" w:author="Felix" w:date="2016-05-27T13:19:00Z">
        <w:r w:rsidR="00F85EAF" w:rsidRPr="000E6A02" w:rsidDel="00080599">
          <w:delText xml:space="preserve">die von uns verwendeten </w:delText>
        </w:r>
      </w:del>
      <w:r w:rsidR="00F85EAF" w:rsidRPr="000E6A02">
        <w:t xml:space="preserve">Stichproben </w:t>
      </w:r>
      <w:r w:rsidR="00F923CB" w:rsidRPr="000E6A02">
        <w:t xml:space="preserve">für </w:t>
      </w:r>
      <w:proofErr w:type="spellStart"/>
      <w:r w:rsidR="00F85EAF" w:rsidRPr="000E6A02">
        <w:t>Topikmodellierung</w:t>
      </w:r>
      <w:proofErr w:type="spellEnd"/>
      <w:r w:rsidR="00F85EAF" w:rsidRPr="000E6A02">
        <w:t xml:space="preserve"> </w:t>
      </w:r>
      <w:ins w:id="392" w:author="Roland Schäfer" w:date="2016-05-26T12:19:00Z">
        <w:r w:rsidR="005051A6">
          <w:t>eher klein sind</w:t>
        </w:r>
      </w:ins>
      <w:r w:rsidR="00F85EAF" w:rsidRPr="000E6A02">
        <w:t>, wurden zudem schrittweise weitere Dokumente aus den beiden Korpora</w:t>
      </w:r>
      <w:del w:id="393" w:author="Felix" w:date="2016-05-27T13:19:00Z">
        <w:r w:rsidR="00F85EAF" w:rsidRPr="000E6A02" w:rsidDel="009E105F">
          <w:delText xml:space="preserve"> für die Topikmodellierung hinzugefügt</w:delText>
        </w:r>
      </w:del>
      <w:r w:rsidR="00850A9F" w:rsidRPr="000E6A02">
        <w:t>, jedoch nicht beim anschließenden überwachten Lernen verwendet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ins w:id="394" w:author="Roland Schäfer" w:date="2016-05-26T12:28:00Z">
        <w:r w:rsidR="00366C4B">
          <w:t xml:space="preserve"> Solche und ähnliche Methoden werden in der </w:t>
        </w:r>
        <w:proofErr w:type="spellStart"/>
        <w:r w:rsidR="00366C4B">
          <w:t>Topikmodellierung</w:t>
        </w:r>
        <w:proofErr w:type="spellEnd"/>
        <w:r w:rsidR="00366C4B">
          <w:t xml:space="preserve"> öfter zur Stabilisierung des Verfahrens eingesetzt.</w:t>
        </w:r>
      </w:ins>
    </w:p>
    <w:tbl>
      <w:tblPr>
        <w:tblStyle w:val="TableGrid"/>
        <w:tblpPr w:leftFromText="180" w:rightFromText="180" w:vertAnchor="text" w:horzAnchor="page" w:tblpX="2887" w:tblpY="852"/>
        <w:tblW w:w="0" w:type="auto"/>
        <w:tblBorders>
          <w:insideH w:val="none" w:sz="0" w:space="0" w:color="auto"/>
          <w:insideV w:val="none" w:sz="0" w:space="0" w:color="auto"/>
        </w:tblBorders>
        <w:tblLook w:val="04A0" w:firstRow="1" w:lastRow="0" w:firstColumn="1" w:lastColumn="0" w:noHBand="0" w:noVBand="1"/>
        <w:tblPrChange w:id="395" w:author="Felix" w:date="2016-05-27T13:20:00Z">
          <w:tblPr>
            <w:tblStyle w:val="LightList"/>
            <w:tblpPr w:leftFromText="180" w:rightFromText="180" w:vertAnchor="text" w:horzAnchor="page" w:tblpX="2887" w:tblpY="395"/>
            <w:tblW w:w="0" w:type="auto"/>
            <w:tblLook w:val="04A0" w:firstRow="1" w:lastRow="0" w:firstColumn="1" w:lastColumn="0" w:noHBand="0" w:noVBand="1"/>
          </w:tblPr>
        </w:tblPrChange>
      </w:tblPr>
      <w:tblGrid>
        <w:gridCol w:w="1415"/>
        <w:gridCol w:w="1566"/>
        <w:gridCol w:w="493"/>
        <w:gridCol w:w="1694"/>
        <w:gridCol w:w="1392"/>
        <w:tblGridChange w:id="396">
          <w:tblGrid>
            <w:gridCol w:w="1415"/>
            <w:gridCol w:w="1566"/>
            <w:gridCol w:w="493"/>
            <w:gridCol w:w="1694"/>
            <w:gridCol w:w="1392"/>
          </w:tblGrid>
        </w:tblGridChange>
      </w:tblGrid>
      <w:tr w:rsidR="007B0C5E" w:rsidRPr="000E6A02" w14:paraId="70D47F32" w14:textId="77777777" w:rsidTr="004E39C5">
        <w:tc>
          <w:tcPr>
            <w:tcW w:w="1415" w:type="dxa"/>
            <w:tcBorders>
              <w:top w:val="single" w:sz="4" w:space="0" w:color="auto"/>
              <w:bottom w:val="single" w:sz="4" w:space="0" w:color="auto"/>
            </w:tcBorders>
            <w:tcPrChange w:id="397" w:author="Felix" w:date="2016-05-27T13:20:00Z">
              <w:tcPr>
                <w:tcW w:w="1415" w:type="dxa"/>
              </w:tcPr>
            </w:tcPrChange>
          </w:tcPr>
          <w:p w14:paraId="042F3EE4" w14:textId="77777777" w:rsidR="007B0C5E" w:rsidRPr="00111337" w:rsidRDefault="007B0C5E" w:rsidP="004E39C5">
            <w:pPr>
              <w:keepNext/>
              <w:keepLines/>
              <w:spacing w:before="480" w:line="276" w:lineRule="auto"/>
              <w:rPr>
                <w:b/>
                <w:rPrChange w:id="398"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99" w:author="Felix" w:date="2016-05-27T01:09:00Z">
                  <w:rPr/>
                </w:rPrChange>
              </w:rPr>
              <w:t>Topik1</w:t>
            </w:r>
          </w:p>
        </w:tc>
        <w:tc>
          <w:tcPr>
            <w:tcW w:w="1566" w:type="dxa"/>
            <w:tcBorders>
              <w:top w:val="single" w:sz="4" w:space="0" w:color="auto"/>
              <w:bottom w:val="single" w:sz="4" w:space="0" w:color="auto"/>
            </w:tcBorders>
            <w:tcPrChange w:id="400" w:author="Felix" w:date="2016-05-27T13:20:00Z">
              <w:tcPr>
                <w:tcW w:w="1566" w:type="dxa"/>
              </w:tcPr>
            </w:tcPrChange>
          </w:tcPr>
          <w:p w14:paraId="238C53D2" w14:textId="77777777" w:rsidR="007B0C5E" w:rsidRPr="00111337" w:rsidRDefault="007B0C5E" w:rsidP="004E39C5">
            <w:pPr>
              <w:keepNext/>
              <w:keepLines/>
              <w:spacing w:before="480" w:line="276" w:lineRule="auto"/>
              <w:rPr>
                <w:b/>
                <w:rPrChange w:id="401"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402" w:author="Felix" w:date="2016-05-27T01:09:00Z">
                  <w:rPr/>
                </w:rPrChange>
              </w:rPr>
              <w:t>Topik2</w:t>
            </w:r>
          </w:p>
        </w:tc>
        <w:tc>
          <w:tcPr>
            <w:tcW w:w="493" w:type="dxa"/>
            <w:tcBorders>
              <w:top w:val="single" w:sz="4" w:space="0" w:color="auto"/>
              <w:bottom w:val="single" w:sz="4" w:space="0" w:color="auto"/>
            </w:tcBorders>
            <w:tcPrChange w:id="403" w:author="Felix" w:date="2016-05-27T13:20:00Z">
              <w:tcPr>
                <w:tcW w:w="493" w:type="dxa"/>
              </w:tcPr>
            </w:tcPrChange>
          </w:tcPr>
          <w:p w14:paraId="59787275" w14:textId="77777777" w:rsidR="007B0C5E" w:rsidRPr="00111337" w:rsidRDefault="007B0C5E" w:rsidP="004E39C5">
            <w:pPr>
              <w:keepNext/>
              <w:keepLines/>
              <w:spacing w:before="480" w:line="276" w:lineRule="auto"/>
              <w:rPr>
                <w:b/>
                <w:rPrChange w:id="404"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405" w:author="Felix" w:date="2016-05-27T01:09:00Z">
                  <w:rPr/>
                </w:rPrChange>
              </w:rPr>
              <w:t>...</w:t>
            </w:r>
          </w:p>
        </w:tc>
        <w:tc>
          <w:tcPr>
            <w:tcW w:w="1694" w:type="dxa"/>
            <w:tcBorders>
              <w:top w:val="single" w:sz="4" w:space="0" w:color="auto"/>
              <w:bottom w:val="single" w:sz="4" w:space="0" w:color="auto"/>
            </w:tcBorders>
            <w:tcPrChange w:id="406" w:author="Felix" w:date="2016-05-27T13:20:00Z">
              <w:tcPr>
                <w:tcW w:w="1694" w:type="dxa"/>
              </w:tcPr>
            </w:tcPrChange>
          </w:tcPr>
          <w:p w14:paraId="7CCBE42B" w14:textId="77777777" w:rsidR="007B0C5E" w:rsidRPr="00111337" w:rsidRDefault="007B0C5E" w:rsidP="004E39C5">
            <w:pPr>
              <w:rPr>
                <w:b/>
                <w:rPrChange w:id="407" w:author="Felix" w:date="2016-05-27T01:09:00Z">
                  <w:rPr>
                    <w:rFonts w:asciiTheme="majorHAnsi" w:eastAsiaTheme="majorEastAsia" w:hAnsiTheme="majorHAnsi" w:cstheme="majorBidi"/>
                    <w:b/>
                    <w:bCs/>
                    <w:color w:val="365F91" w:themeColor="accent1" w:themeShade="BF"/>
                    <w:sz w:val="28"/>
                    <w:szCs w:val="28"/>
                    <w:lang w:val="en-US"/>
                  </w:rPr>
                </w:rPrChange>
              </w:rPr>
              <w:pPrChange w:id="408" w:author="Felix" w:date="2016-05-27T01:09:00Z">
                <w:pPr>
                  <w:keepNext/>
                  <w:keepLines/>
                  <w:framePr w:hSpace="180" w:wrap="around" w:vAnchor="text" w:hAnchor="page" w:x="2887" w:y="395"/>
                  <w:spacing w:before="480" w:line="276" w:lineRule="auto"/>
                  <w:jc w:val="center"/>
                </w:pPr>
              </w:pPrChange>
            </w:pPr>
            <w:r w:rsidRPr="00111337">
              <w:rPr>
                <w:b/>
                <w:rPrChange w:id="409" w:author="Felix" w:date="2016-05-27T01:09:00Z">
                  <w:rPr/>
                </w:rPrChange>
              </w:rPr>
              <w:t>Topik29</w:t>
            </w:r>
          </w:p>
        </w:tc>
        <w:tc>
          <w:tcPr>
            <w:tcW w:w="1392" w:type="dxa"/>
            <w:tcBorders>
              <w:top w:val="single" w:sz="4" w:space="0" w:color="auto"/>
              <w:bottom w:val="single" w:sz="4" w:space="0" w:color="auto"/>
            </w:tcBorders>
            <w:tcPrChange w:id="410" w:author="Felix" w:date="2016-05-27T13:20:00Z">
              <w:tcPr>
                <w:tcW w:w="1392" w:type="dxa"/>
              </w:tcPr>
            </w:tcPrChange>
          </w:tcPr>
          <w:p w14:paraId="34FD3484" w14:textId="77777777" w:rsidR="007B0C5E" w:rsidRPr="00111337" w:rsidRDefault="007B0C5E" w:rsidP="004E39C5">
            <w:pPr>
              <w:keepNext/>
              <w:keepLines/>
              <w:spacing w:before="480" w:line="276" w:lineRule="auto"/>
              <w:rPr>
                <w:b/>
                <w:rPrChange w:id="411"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412" w:author="Felix" w:date="2016-05-27T01:09:00Z">
                  <w:rPr/>
                </w:rPrChange>
              </w:rPr>
              <w:t>Topik30</w:t>
            </w:r>
          </w:p>
        </w:tc>
      </w:tr>
      <w:tr w:rsidR="007B0C5E" w:rsidRPr="000E6A02" w14:paraId="60C7C7BC" w14:textId="77777777" w:rsidTr="004E39C5">
        <w:tc>
          <w:tcPr>
            <w:tcW w:w="1415" w:type="dxa"/>
            <w:tcBorders>
              <w:top w:val="single" w:sz="4" w:space="0" w:color="auto"/>
            </w:tcBorders>
            <w:tcPrChange w:id="413" w:author="Felix" w:date="2016-05-27T13:20:00Z">
              <w:tcPr>
                <w:tcW w:w="1415" w:type="dxa"/>
              </w:tcPr>
            </w:tcPrChange>
          </w:tcPr>
          <w:p w14:paraId="232099CD" w14:textId="77777777" w:rsidR="007B0C5E" w:rsidRPr="00111337" w:rsidRDefault="007B0C5E" w:rsidP="004E39C5">
            <w:pPr>
              <w:rPr>
                <w:bCs/>
                <w:i/>
                <w:rPrChange w:id="414" w:author="Felix" w:date="2016-05-27T01:09:00Z">
                  <w:rPr>
                    <w:b/>
                    <w:bCs/>
                    <w:i/>
                  </w:rPr>
                </w:rPrChange>
              </w:rPr>
            </w:pPr>
            <w:r w:rsidRPr="00111337">
              <w:rPr>
                <w:bCs/>
                <w:i/>
                <w:rPrChange w:id="415" w:author="Felix" w:date="2016-05-27T01:09:00Z">
                  <w:rPr>
                    <w:b/>
                    <w:bCs/>
                    <w:i/>
                  </w:rPr>
                </w:rPrChange>
              </w:rPr>
              <w:t xml:space="preserve">spiel </w:t>
            </w:r>
          </w:p>
          <w:p w14:paraId="34B91208" w14:textId="77777777" w:rsidR="007B0C5E" w:rsidRPr="00111337" w:rsidRDefault="007B0C5E" w:rsidP="004E39C5">
            <w:pPr>
              <w:rPr>
                <w:bCs/>
                <w:i/>
                <w:rPrChange w:id="416" w:author="Felix" w:date="2016-05-27T01:09:00Z">
                  <w:rPr>
                    <w:b/>
                    <w:bCs/>
                    <w:i/>
                  </w:rPr>
                </w:rPrChange>
              </w:rPr>
            </w:pPr>
            <w:proofErr w:type="spellStart"/>
            <w:r w:rsidRPr="00111337">
              <w:rPr>
                <w:bCs/>
                <w:i/>
                <w:rPrChange w:id="417" w:author="Felix" w:date="2016-05-27T01:09:00Z">
                  <w:rPr>
                    <w:b/>
                    <w:bCs/>
                    <w:i/>
                  </w:rPr>
                </w:rPrChange>
              </w:rPr>
              <w:t>mannschaft</w:t>
            </w:r>
            <w:proofErr w:type="spellEnd"/>
          </w:p>
          <w:p w14:paraId="3AF59E77" w14:textId="77777777" w:rsidR="007B0C5E" w:rsidRPr="00111337" w:rsidRDefault="007B0C5E" w:rsidP="004E39C5">
            <w:pPr>
              <w:rPr>
                <w:bCs/>
                <w:i/>
                <w:rPrChange w:id="418" w:author="Felix" w:date="2016-05-27T01:09:00Z">
                  <w:rPr>
                    <w:b/>
                    <w:bCs/>
                    <w:i/>
                  </w:rPr>
                </w:rPrChange>
              </w:rPr>
            </w:pPr>
            <w:r w:rsidRPr="00111337">
              <w:rPr>
                <w:bCs/>
                <w:i/>
                <w:rPrChange w:id="419" w:author="Felix" w:date="2016-05-27T01:09:00Z">
                  <w:rPr>
                    <w:b/>
                    <w:bCs/>
                    <w:i/>
                  </w:rPr>
                </w:rPrChange>
              </w:rPr>
              <w:t>sieg</w:t>
            </w:r>
          </w:p>
          <w:p w14:paraId="7BCD01BC" w14:textId="77777777" w:rsidR="007B0C5E" w:rsidRPr="00111337" w:rsidRDefault="007B0C5E" w:rsidP="004E39C5">
            <w:pPr>
              <w:rPr>
                <w:bCs/>
                <w:i/>
                <w:rPrChange w:id="420" w:author="Felix" w:date="2016-05-27T01:09:00Z">
                  <w:rPr>
                    <w:b/>
                    <w:bCs/>
                    <w:i/>
                  </w:rPr>
                </w:rPrChange>
              </w:rPr>
            </w:pPr>
            <w:r w:rsidRPr="00111337">
              <w:rPr>
                <w:bCs/>
                <w:i/>
                <w:rPrChange w:id="421" w:author="Felix" w:date="2016-05-27T01:09:00Z">
                  <w:rPr>
                    <w:b/>
                    <w:bCs/>
                    <w:i/>
                  </w:rPr>
                </w:rPrChange>
              </w:rPr>
              <w:t>punkt</w:t>
            </w:r>
          </w:p>
          <w:p w14:paraId="02C88695" w14:textId="77777777" w:rsidR="007B0C5E" w:rsidRPr="00111337" w:rsidRDefault="007B0C5E" w:rsidP="004E39C5">
            <w:pPr>
              <w:rPr>
                <w:bCs/>
                <w:i/>
                <w:rPrChange w:id="422" w:author="Felix" w:date="2016-05-27T01:09:00Z">
                  <w:rPr>
                    <w:b/>
                    <w:bCs/>
                    <w:i/>
                  </w:rPr>
                </w:rPrChange>
              </w:rPr>
            </w:pPr>
            <w:proofErr w:type="spellStart"/>
            <w:r w:rsidRPr="00111337">
              <w:rPr>
                <w:bCs/>
                <w:i/>
                <w:rPrChange w:id="423" w:author="Felix" w:date="2016-05-27T01:09:00Z">
                  <w:rPr>
                    <w:b/>
                    <w:bCs/>
                    <w:i/>
                  </w:rPr>
                </w:rPrChange>
              </w:rPr>
              <w:t>team</w:t>
            </w:r>
            <w:proofErr w:type="spellEnd"/>
          </w:p>
          <w:p w14:paraId="61DFAA37" w14:textId="77777777" w:rsidR="007B0C5E" w:rsidRPr="00111337" w:rsidRDefault="007B0C5E" w:rsidP="004E39C5">
            <w:pPr>
              <w:rPr>
                <w:bCs/>
                <w:i/>
                <w:rPrChange w:id="424" w:author="Felix" w:date="2016-05-27T01:09:00Z">
                  <w:rPr>
                    <w:b/>
                    <w:bCs/>
                    <w:i/>
                  </w:rPr>
                </w:rPrChange>
              </w:rPr>
            </w:pPr>
            <w:proofErr w:type="spellStart"/>
            <w:r w:rsidRPr="00111337">
              <w:rPr>
                <w:bCs/>
                <w:i/>
                <w:rPrChange w:id="425" w:author="Felix" w:date="2016-05-27T01:09:00Z">
                  <w:rPr>
                    <w:b/>
                    <w:bCs/>
                    <w:i/>
                  </w:rPr>
                </w:rPrChange>
              </w:rPr>
              <w:t>minute</w:t>
            </w:r>
            <w:proofErr w:type="spellEnd"/>
          </w:p>
          <w:p w14:paraId="5C91E0A4" w14:textId="77777777" w:rsidR="007B0C5E" w:rsidRPr="00111337" w:rsidRDefault="007B0C5E" w:rsidP="004E39C5">
            <w:pPr>
              <w:rPr>
                <w:bCs/>
                <w:i/>
                <w:rPrChange w:id="426" w:author="Felix" w:date="2016-05-27T01:09:00Z">
                  <w:rPr>
                    <w:b/>
                    <w:bCs/>
                    <w:i/>
                  </w:rPr>
                </w:rPrChange>
              </w:rPr>
            </w:pPr>
            <w:r w:rsidRPr="00111337">
              <w:rPr>
                <w:bCs/>
                <w:i/>
                <w:rPrChange w:id="427" w:author="Felix" w:date="2016-05-27T01:09:00Z">
                  <w:rPr>
                    <w:b/>
                    <w:bCs/>
                    <w:i/>
                  </w:rPr>
                </w:rPrChange>
              </w:rPr>
              <w:t>platz</w:t>
            </w:r>
          </w:p>
          <w:p w14:paraId="6363CA32" w14:textId="77777777" w:rsidR="007B0C5E" w:rsidRPr="00111337" w:rsidRDefault="007B0C5E" w:rsidP="004E39C5">
            <w:pPr>
              <w:rPr>
                <w:bCs/>
                <w:i/>
                <w:rPrChange w:id="428" w:author="Felix" w:date="2016-05-27T01:09:00Z">
                  <w:rPr>
                    <w:b/>
                    <w:bCs/>
                    <w:i/>
                  </w:rPr>
                </w:rPrChange>
              </w:rPr>
            </w:pPr>
            <w:proofErr w:type="spellStart"/>
            <w:r w:rsidRPr="00111337">
              <w:rPr>
                <w:bCs/>
                <w:i/>
                <w:rPrChange w:id="429" w:author="Felix" w:date="2016-05-27T01:09:00Z">
                  <w:rPr>
                    <w:b/>
                    <w:bCs/>
                    <w:i/>
                  </w:rPr>
                </w:rPrChange>
              </w:rPr>
              <w:t>trainer</w:t>
            </w:r>
            <w:proofErr w:type="spellEnd"/>
          </w:p>
          <w:p w14:paraId="0650B91C" w14:textId="77777777" w:rsidR="007B0C5E" w:rsidRPr="00111337" w:rsidRDefault="007B0C5E" w:rsidP="004E39C5">
            <w:pPr>
              <w:rPr>
                <w:bCs/>
                <w:i/>
                <w:rPrChange w:id="430" w:author="Felix" w:date="2016-05-27T01:09:00Z">
                  <w:rPr>
                    <w:b/>
                    <w:bCs/>
                    <w:i/>
                  </w:rPr>
                </w:rPrChange>
              </w:rPr>
            </w:pPr>
            <w:r w:rsidRPr="00111337">
              <w:rPr>
                <w:bCs/>
                <w:i/>
                <w:rPrChange w:id="431" w:author="Felix" w:date="2016-05-27T01:09:00Z">
                  <w:rPr>
                    <w:b/>
                    <w:bCs/>
                    <w:i/>
                  </w:rPr>
                </w:rPrChange>
              </w:rPr>
              <w:t>spielen</w:t>
            </w:r>
          </w:p>
          <w:p w14:paraId="61DA0B96" w14:textId="77777777" w:rsidR="007B0C5E" w:rsidRPr="00111337" w:rsidDel="00453D70" w:rsidRDefault="007B0C5E" w:rsidP="004E39C5">
            <w:pPr>
              <w:rPr>
                <w:del w:id="432" w:author="Felix" w:date="2016-05-27T00:52:00Z"/>
                <w:bCs/>
                <w:i/>
                <w:rPrChange w:id="433" w:author="Felix" w:date="2016-05-27T01:09:00Z">
                  <w:rPr>
                    <w:del w:id="434" w:author="Felix" w:date="2016-05-27T00:52:00Z"/>
                    <w:b/>
                    <w:bCs/>
                    <w:i/>
                  </w:rPr>
                </w:rPrChange>
              </w:rPr>
            </w:pPr>
            <w:proofErr w:type="spellStart"/>
            <w:r w:rsidRPr="00111337">
              <w:rPr>
                <w:bCs/>
                <w:i/>
                <w:rPrChange w:id="435" w:author="Felix" w:date="2016-05-27T01:09:00Z">
                  <w:rPr>
                    <w:b/>
                    <w:bCs/>
                    <w:i/>
                  </w:rPr>
                </w:rPrChange>
              </w:rPr>
              <w:t>gewinnen</w:t>
            </w:r>
          </w:p>
          <w:p w14:paraId="04FB5DFA" w14:textId="400886E5" w:rsidR="007B0C5E" w:rsidRPr="000E6A02" w:rsidDel="00453D70" w:rsidRDefault="007B0C5E" w:rsidP="004E39C5">
            <w:pPr>
              <w:rPr>
                <w:del w:id="436" w:author="Felix" w:date="2016-05-27T00:51:00Z"/>
                <w:b/>
                <w:bCs/>
                <w:i/>
              </w:rPr>
            </w:pPr>
            <w:del w:id="437" w:author="Felix" w:date="2016-05-27T00:51:00Z">
              <w:r w:rsidRPr="000E6A02" w:rsidDel="00453D70">
                <w:rPr>
                  <w:b/>
                  <w:bCs/>
                  <w:i/>
                </w:rPr>
                <w:delText>ball</w:delText>
              </w:r>
            </w:del>
          </w:p>
          <w:p w14:paraId="3A50E330" w14:textId="77777777" w:rsidR="007B0C5E" w:rsidRPr="000E6A02" w:rsidDel="00453D70" w:rsidRDefault="007B0C5E" w:rsidP="004E39C5">
            <w:pPr>
              <w:rPr>
                <w:del w:id="438" w:author="Felix" w:date="2016-05-27T00:52:00Z"/>
                <w:b/>
                <w:bCs/>
                <w:i/>
              </w:rPr>
            </w:pPr>
            <w:r w:rsidRPr="000E6A02">
              <w:rPr>
                <w:b/>
                <w:bCs/>
                <w:i/>
              </w:rPr>
              <w:t>spiel</w:t>
            </w:r>
            <w:proofErr w:type="spellEnd"/>
            <w:del w:id="439" w:author="Felix" w:date="2016-05-27T00:52:00Z">
              <w:r w:rsidRPr="000E6A02" w:rsidDel="00453D70">
                <w:rPr>
                  <w:b/>
                  <w:bCs/>
                  <w:i/>
                </w:rPr>
                <w:delText>er</w:delText>
              </w:r>
            </w:del>
          </w:p>
          <w:p w14:paraId="4C287816" w14:textId="1E439F6D" w:rsidR="007B0C5E" w:rsidRPr="000E6A02" w:rsidDel="00453D70" w:rsidRDefault="007B0C5E" w:rsidP="004E39C5">
            <w:pPr>
              <w:rPr>
                <w:del w:id="440" w:author="Felix" w:date="2016-05-27T00:52:00Z"/>
                <w:b/>
                <w:bCs/>
                <w:i/>
              </w:rPr>
            </w:pPr>
            <w:del w:id="441" w:author="Felix" w:date="2016-05-27T00:52:00Z">
              <w:r w:rsidRPr="000E6A02" w:rsidDel="00453D70">
                <w:rPr>
                  <w:b/>
                  <w:bCs/>
                  <w:i/>
                </w:rPr>
                <w:delText>turnier</w:delText>
              </w:r>
            </w:del>
          </w:p>
          <w:p w14:paraId="4793C10E" w14:textId="2347E6D3" w:rsidR="007B0C5E" w:rsidRPr="000E6A02" w:rsidRDefault="007B0C5E" w:rsidP="004E39C5">
            <w:pPr>
              <w:rPr>
                <w:b/>
                <w:bCs/>
                <w:i/>
              </w:rPr>
            </w:pPr>
            <w:del w:id="442" w:author="Felix" w:date="2016-05-27T00:52:00Z">
              <w:r w:rsidRPr="000E6A02" w:rsidDel="00453D70">
                <w:rPr>
                  <w:b/>
                  <w:bCs/>
                  <w:i/>
                </w:rPr>
                <w:delText>saison</w:delText>
              </w:r>
            </w:del>
          </w:p>
        </w:tc>
        <w:tc>
          <w:tcPr>
            <w:tcW w:w="1566" w:type="dxa"/>
            <w:tcBorders>
              <w:top w:val="single" w:sz="4" w:space="0" w:color="auto"/>
            </w:tcBorders>
            <w:tcPrChange w:id="443" w:author="Felix" w:date="2016-05-27T13:20:00Z">
              <w:tcPr>
                <w:tcW w:w="1566" w:type="dxa"/>
              </w:tcPr>
            </w:tcPrChange>
          </w:tcPr>
          <w:p w14:paraId="0A62007E" w14:textId="77777777" w:rsidR="007B0C5E" w:rsidRPr="000E6A02" w:rsidRDefault="007B0C5E" w:rsidP="004E39C5">
            <w:pPr>
              <w:rPr>
                <w:bCs/>
                <w:i/>
              </w:rPr>
            </w:pPr>
            <w:proofErr w:type="spellStart"/>
            <w:r w:rsidRPr="000E6A02">
              <w:rPr>
                <w:bCs/>
                <w:i/>
              </w:rPr>
              <w:t>hotel</w:t>
            </w:r>
            <w:proofErr w:type="spellEnd"/>
          </w:p>
          <w:p w14:paraId="6CB9A369" w14:textId="77777777" w:rsidR="007B0C5E" w:rsidRPr="000E6A02" w:rsidRDefault="007B0C5E" w:rsidP="004E39C5">
            <w:pPr>
              <w:rPr>
                <w:bCs/>
                <w:i/>
              </w:rPr>
            </w:pPr>
            <w:proofErr w:type="spellStart"/>
            <w:r w:rsidRPr="000E6A02">
              <w:rPr>
                <w:bCs/>
                <w:i/>
              </w:rPr>
              <w:t>ferienhaus</w:t>
            </w:r>
            <w:proofErr w:type="spellEnd"/>
            <w:r w:rsidRPr="000E6A02">
              <w:rPr>
                <w:bCs/>
                <w:i/>
              </w:rPr>
              <w:t xml:space="preserve"> </w:t>
            </w:r>
          </w:p>
          <w:p w14:paraId="28BED17B" w14:textId="77777777" w:rsidR="007B0C5E" w:rsidRPr="000E6A02" w:rsidRDefault="007B0C5E" w:rsidP="004E39C5">
            <w:pPr>
              <w:rPr>
                <w:bCs/>
                <w:i/>
              </w:rPr>
            </w:pPr>
            <w:r w:rsidRPr="000E6A02">
              <w:rPr>
                <w:bCs/>
                <w:i/>
              </w:rPr>
              <w:t xml:space="preserve">unternehmen </w:t>
            </w:r>
          </w:p>
          <w:p w14:paraId="3B772989" w14:textId="77777777" w:rsidR="007B0C5E" w:rsidRPr="000E6A02" w:rsidRDefault="007B0C5E" w:rsidP="004E39C5">
            <w:pPr>
              <w:rPr>
                <w:bCs/>
                <w:i/>
              </w:rPr>
            </w:pPr>
            <w:r w:rsidRPr="000E6A02">
              <w:rPr>
                <w:bCs/>
                <w:i/>
              </w:rPr>
              <w:t xml:space="preserve">markt </w:t>
            </w:r>
          </w:p>
          <w:p w14:paraId="65813C0B" w14:textId="77777777" w:rsidR="007B0C5E" w:rsidRPr="000E6A02" w:rsidRDefault="007B0C5E" w:rsidP="004E39C5">
            <w:pPr>
              <w:rPr>
                <w:bCs/>
                <w:i/>
              </w:rPr>
            </w:pPr>
            <w:r w:rsidRPr="000E6A02">
              <w:rPr>
                <w:bCs/>
                <w:i/>
              </w:rPr>
              <w:t xml:space="preserve">deutsch </w:t>
            </w:r>
          </w:p>
          <w:p w14:paraId="29E95295" w14:textId="77777777" w:rsidR="007B0C5E" w:rsidRPr="000E6A02" w:rsidRDefault="007B0C5E" w:rsidP="004E39C5">
            <w:pPr>
              <w:rPr>
                <w:bCs/>
                <w:i/>
              </w:rPr>
            </w:pPr>
            <w:proofErr w:type="spellStart"/>
            <w:r w:rsidRPr="000E6A02">
              <w:rPr>
                <w:bCs/>
                <w:i/>
              </w:rPr>
              <w:t>deutschland</w:t>
            </w:r>
            <w:proofErr w:type="spellEnd"/>
            <w:r w:rsidRPr="000E6A02">
              <w:rPr>
                <w:bCs/>
                <w:i/>
              </w:rPr>
              <w:t xml:space="preserve"> </w:t>
            </w:r>
          </w:p>
          <w:p w14:paraId="7711D6C6" w14:textId="77777777" w:rsidR="007B0C5E" w:rsidRPr="000E6A02" w:rsidRDefault="007B0C5E" w:rsidP="004E39C5">
            <w:pPr>
              <w:rPr>
                <w:bCs/>
                <w:i/>
              </w:rPr>
            </w:pPr>
            <w:proofErr w:type="spellStart"/>
            <w:r w:rsidRPr="000E6A02">
              <w:rPr>
                <w:bCs/>
                <w:i/>
              </w:rPr>
              <w:t>kunde</w:t>
            </w:r>
            <w:proofErr w:type="spellEnd"/>
            <w:r w:rsidRPr="000E6A02">
              <w:rPr>
                <w:bCs/>
                <w:i/>
              </w:rPr>
              <w:t xml:space="preserve"> </w:t>
            </w:r>
          </w:p>
          <w:p w14:paraId="02695010" w14:textId="77777777" w:rsidR="007B0C5E" w:rsidRPr="000E6A02" w:rsidRDefault="007B0C5E" w:rsidP="004E39C5">
            <w:pPr>
              <w:rPr>
                <w:bCs/>
                <w:i/>
              </w:rPr>
            </w:pPr>
            <w:r w:rsidRPr="000E6A02">
              <w:rPr>
                <w:bCs/>
                <w:i/>
              </w:rPr>
              <w:t xml:space="preserve">fahren </w:t>
            </w:r>
          </w:p>
          <w:p w14:paraId="1D31191B" w14:textId="77777777" w:rsidR="007B0C5E" w:rsidRPr="000E6A02" w:rsidRDefault="007B0C5E" w:rsidP="004E39C5">
            <w:pPr>
              <w:rPr>
                <w:bCs/>
                <w:i/>
              </w:rPr>
            </w:pPr>
            <w:proofErr w:type="spellStart"/>
            <w:r w:rsidRPr="000E6A02">
              <w:rPr>
                <w:bCs/>
                <w:i/>
              </w:rPr>
              <w:t>service</w:t>
            </w:r>
            <w:proofErr w:type="spellEnd"/>
            <w:r w:rsidRPr="000E6A02">
              <w:rPr>
                <w:bCs/>
                <w:i/>
              </w:rPr>
              <w:t xml:space="preserve"> </w:t>
            </w:r>
          </w:p>
          <w:p w14:paraId="7F9CE97D" w14:textId="77777777" w:rsidR="007B0C5E" w:rsidRPr="000E6A02" w:rsidRDefault="007B0C5E" w:rsidP="004E39C5">
            <w:pPr>
              <w:rPr>
                <w:bCs/>
                <w:i/>
              </w:rPr>
            </w:pPr>
            <w:r w:rsidRPr="000E6A02">
              <w:rPr>
                <w:bCs/>
                <w:i/>
              </w:rPr>
              <w:t xml:space="preserve">bieten </w:t>
            </w:r>
          </w:p>
          <w:p w14:paraId="41B65898" w14:textId="67FD651B" w:rsidR="007B0C5E" w:rsidRPr="000E6A02" w:rsidRDefault="007B0C5E" w:rsidP="004E39C5">
            <w:pPr>
              <w:rPr>
                <w:bCs/>
                <w:i/>
              </w:rPr>
            </w:pPr>
            <w:del w:id="444" w:author="Felix" w:date="2016-05-27T00:51:00Z">
              <w:r w:rsidRPr="000E6A02" w:rsidDel="00453D70">
                <w:rPr>
                  <w:bCs/>
                  <w:i/>
                </w:rPr>
                <w:delText xml:space="preserve">zimmer </w:delText>
              </w:r>
            </w:del>
          </w:p>
          <w:p w14:paraId="0B71A68C" w14:textId="7FCA0B91" w:rsidR="007B0C5E" w:rsidRPr="000E6A02" w:rsidDel="00453D70" w:rsidRDefault="007B0C5E" w:rsidP="004E39C5">
            <w:pPr>
              <w:rPr>
                <w:del w:id="445" w:author="Felix" w:date="2016-05-27T00:52:00Z"/>
                <w:bCs/>
                <w:i/>
              </w:rPr>
            </w:pPr>
            <w:del w:id="446" w:author="Felix" w:date="2016-05-27T00:52:00Z">
              <w:r w:rsidRPr="000E6A02" w:rsidDel="00453D70">
                <w:rPr>
                  <w:bCs/>
                  <w:i/>
                </w:rPr>
                <w:delText xml:space="preserve">preis </w:delText>
              </w:r>
            </w:del>
          </w:p>
          <w:p w14:paraId="220F0ED8" w14:textId="052AB4DD" w:rsidR="007B0C5E" w:rsidRPr="000E6A02" w:rsidDel="00453D70" w:rsidRDefault="007B0C5E" w:rsidP="004E39C5">
            <w:pPr>
              <w:rPr>
                <w:del w:id="447" w:author="Felix" w:date="2016-05-27T00:52:00Z"/>
                <w:bCs/>
                <w:i/>
              </w:rPr>
            </w:pPr>
            <w:del w:id="448" w:author="Felix" w:date="2016-05-27T00:52:00Z">
              <w:r w:rsidRPr="000E6A02" w:rsidDel="00453D70">
                <w:rPr>
                  <w:bCs/>
                  <w:i/>
                </w:rPr>
                <w:delText xml:space="preserve">haus </w:delText>
              </w:r>
            </w:del>
          </w:p>
          <w:p w14:paraId="36B940F9" w14:textId="52692713" w:rsidR="007B0C5E" w:rsidRPr="000E6A02" w:rsidRDefault="007B0C5E" w:rsidP="004E39C5">
            <w:pPr>
              <w:rPr>
                <w:i/>
              </w:rPr>
            </w:pPr>
            <w:del w:id="449" w:author="Felix" w:date="2016-05-27T00:52:00Z">
              <w:r w:rsidRPr="000E6A02" w:rsidDel="00453D70">
                <w:rPr>
                  <w:bCs/>
                  <w:i/>
                </w:rPr>
                <w:delText>international</w:delText>
              </w:r>
            </w:del>
            <w:r w:rsidRPr="000E6A02">
              <w:rPr>
                <w:bCs/>
                <w:i/>
              </w:rPr>
              <w:t xml:space="preserve"> </w:t>
            </w:r>
          </w:p>
        </w:tc>
        <w:tc>
          <w:tcPr>
            <w:tcW w:w="493" w:type="dxa"/>
            <w:tcBorders>
              <w:top w:val="single" w:sz="4" w:space="0" w:color="auto"/>
            </w:tcBorders>
            <w:tcPrChange w:id="450" w:author="Felix" w:date="2016-05-27T13:20:00Z">
              <w:tcPr>
                <w:tcW w:w="493" w:type="dxa"/>
              </w:tcPr>
            </w:tcPrChange>
          </w:tcPr>
          <w:p w14:paraId="7BFE5563" w14:textId="77777777" w:rsidR="007B0C5E" w:rsidRPr="000E6A02" w:rsidRDefault="007B0C5E" w:rsidP="004E39C5">
            <w:pPr>
              <w:rPr>
                <w:i/>
              </w:rPr>
            </w:pPr>
          </w:p>
          <w:p w14:paraId="671EBB5C" w14:textId="77777777" w:rsidR="007B0C5E" w:rsidRPr="000E6A02" w:rsidRDefault="007B0C5E" w:rsidP="004E39C5">
            <w:pPr>
              <w:rPr>
                <w:i/>
              </w:rPr>
            </w:pPr>
          </w:p>
          <w:p w14:paraId="2106B721" w14:textId="77777777" w:rsidR="007B0C5E" w:rsidRPr="000E6A02" w:rsidRDefault="007B0C5E" w:rsidP="004E39C5">
            <w:pPr>
              <w:rPr>
                <w:i/>
              </w:rPr>
            </w:pPr>
          </w:p>
          <w:p w14:paraId="19AC2663" w14:textId="77777777" w:rsidR="007B0C5E" w:rsidRPr="000E6A02" w:rsidRDefault="007B0C5E" w:rsidP="004E39C5">
            <w:pPr>
              <w:rPr>
                <w:i/>
              </w:rPr>
            </w:pPr>
          </w:p>
          <w:p w14:paraId="7C495CAF" w14:textId="77777777" w:rsidR="007B0C5E" w:rsidRPr="000E6A02" w:rsidRDefault="007B0C5E" w:rsidP="004E39C5">
            <w:pPr>
              <w:rPr>
                <w:i/>
              </w:rPr>
            </w:pPr>
          </w:p>
        </w:tc>
        <w:tc>
          <w:tcPr>
            <w:tcW w:w="1694" w:type="dxa"/>
            <w:tcBorders>
              <w:top w:val="single" w:sz="4" w:space="0" w:color="auto"/>
            </w:tcBorders>
            <w:tcPrChange w:id="451" w:author="Felix" w:date="2016-05-27T13:20:00Z">
              <w:tcPr>
                <w:tcW w:w="1694" w:type="dxa"/>
              </w:tcPr>
            </w:tcPrChange>
          </w:tcPr>
          <w:p w14:paraId="257592AC" w14:textId="77777777" w:rsidR="007B0C5E" w:rsidRPr="000E6A02" w:rsidRDefault="007B0C5E" w:rsidP="004E39C5">
            <w:pPr>
              <w:rPr>
                <w:bCs/>
                <w:i/>
              </w:rPr>
            </w:pPr>
            <w:proofErr w:type="spellStart"/>
            <w:r w:rsidRPr="000E6A02">
              <w:rPr>
                <w:bCs/>
                <w:i/>
              </w:rPr>
              <w:t>diabetes</w:t>
            </w:r>
            <w:proofErr w:type="spellEnd"/>
          </w:p>
          <w:p w14:paraId="2A8895F2" w14:textId="77777777" w:rsidR="007B0C5E" w:rsidRPr="000E6A02" w:rsidRDefault="007B0C5E" w:rsidP="004E39C5">
            <w:pPr>
              <w:rPr>
                <w:bCs/>
                <w:i/>
              </w:rPr>
            </w:pPr>
            <w:proofErr w:type="spellStart"/>
            <w:r w:rsidRPr="000E6A02">
              <w:rPr>
                <w:bCs/>
                <w:i/>
              </w:rPr>
              <w:t>kirche</w:t>
            </w:r>
            <w:proofErr w:type="spellEnd"/>
          </w:p>
          <w:p w14:paraId="54ED2700" w14:textId="77777777" w:rsidR="007B0C5E" w:rsidRPr="000E6A02" w:rsidRDefault="007B0C5E" w:rsidP="004E39C5">
            <w:pPr>
              <w:rPr>
                <w:bCs/>
                <w:i/>
              </w:rPr>
            </w:pPr>
            <w:proofErr w:type="spellStart"/>
            <w:r w:rsidRPr="000E6A02">
              <w:rPr>
                <w:bCs/>
                <w:i/>
              </w:rPr>
              <w:t>stellungnahme</w:t>
            </w:r>
            <w:proofErr w:type="spellEnd"/>
          </w:p>
          <w:p w14:paraId="28FE0CC8" w14:textId="77777777" w:rsidR="007B0C5E" w:rsidRPr="000E6A02" w:rsidRDefault="007B0C5E" w:rsidP="004E39C5">
            <w:pPr>
              <w:rPr>
                <w:bCs/>
                <w:i/>
              </w:rPr>
            </w:pPr>
            <w:r w:rsidRPr="000E6A02">
              <w:rPr>
                <w:bCs/>
                <w:i/>
              </w:rPr>
              <w:t>turnier</w:t>
            </w:r>
          </w:p>
          <w:p w14:paraId="353D3012" w14:textId="77777777" w:rsidR="007B0C5E" w:rsidRPr="000E6A02" w:rsidRDefault="007B0C5E" w:rsidP="004E39C5">
            <w:pPr>
              <w:rPr>
                <w:bCs/>
                <w:i/>
              </w:rPr>
            </w:pPr>
            <w:proofErr w:type="spellStart"/>
            <w:r w:rsidRPr="000E6A02">
              <w:rPr>
                <w:bCs/>
                <w:i/>
              </w:rPr>
              <w:t>patient</w:t>
            </w:r>
            <w:proofErr w:type="spellEnd"/>
          </w:p>
          <w:p w14:paraId="0769ED19" w14:textId="77777777" w:rsidR="007B0C5E" w:rsidRPr="000E6A02" w:rsidRDefault="007B0C5E" w:rsidP="004E39C5">
            <w:pPr>
              <w:rPr>
                <w:bCs/>
                <w:i/>
              </w:rPr>
            </w:pPr>
            <w:proofErr w:type="spellStart"/>
            <w:r w:rsidRPr="000E6A02">
              <w:rPr>
                <w:bCs/>
                <w:i/>
              </w:rPr>
              <w:t>album</w:t>
            </w:r>
            <w:proofErr w:type="spellEnd"/>
          </w:p>
          <w:p w14:paraId="05B9814C" w14:textId="77777777" w:rsidR="007B0C5E" w:rsidRPr="000E6A02" w:rsidRDefault="007B0C5E" w:rsidP="004E39C5">
            <w:pPr>
              <w:rPr>
                <w:bCs/>
                <w:i/>
              </w:rPr>
            </w:pPr>
            <w:proofErr w:type="spellStart"/>
            <w:r w:rsidRPr="000E6A02">
              <w:rPr>
                <w:bCs/>
                <w:i/>
              </w:rPr>
              <w:t>euro</w:t>
            </w:r>
            <w:proofErr w:type="spellEnd"/>
          </w:p>
          <w:p w14:paraId="38A1F057" w14:textId="77777777" w:rsidR="007B0C5E" w:rsidRPr="000E6A02" w:rsidRDefault="007B0C5E" w:rsidP="004E39C5">
            <w:pPr>
              <w:rPr>
                <w:bCs/>
                <w:i/>
              </w:rPr>
            </w:pPr>
            <w:r w:rsidRPr="000E6A02">
              <w:rPr>
                <w:bCs/>
                <w:i/>
              </w:rPr>
              <w:t>platz</w:t>
            </w:r>
          </w:p>
          <w:p w14:paraId="378E0822" w14:textId="77777777" w:rsidR="007B0C5E" w:rsidRPr="000E6A02" w:rsidRDefault="007B0C5E" w:rsidP="004E39C5">
            <w:pPr>
              <w:rPr>
                <w:bCs/>
                <w:i/>
              </w:rPr>
            </w:pPr>
            <w:r w:rsidRPr="000E6A02">
              <w:rPr>
                <w:bCs/>
                <w:i/>
              </w:rPr>
              <w:t>haut</w:t>
            </w:r>
          </w:p>
          <w:p w14:paraId="5EDAC19D" w14:textId="77777777" w:rsidR="007B0C5E" w:rsidRPr="000E6A02" w:rsidRDefault="007B0C5E" w:rsidP="004E39C5">
            <w:pPr>
              <w:rPr>
                <w:bCs/>
                <w:i/>
              </w:rPr>
            </w:pPr>
            <w:r w:rsidRPr="000E6A02">
              <w:rPr>
                <w:bCs/>
                <w:i/>
              </w:rPr>
              <w:t>schule</w:t>
            </w:r>
          </w:p>
          <w:p w14:paraId="094285E5" w14:textId="77777777" w:rsidR="007B0C5E" w:rsidRPr="000E6A02" w:rsidRDefault="007B0C5E" w:rsidP="004E39C5">
            <w:pPr>
              <w:rPr>
                <w:bCs/>
                <w:i/>
              </w:rPr>
            </w:pPr>
            <w:del w:id="452" w:author="Felix" w:date="2016-05-27T00:51:00Z">
              <w:r w:rsidRPr="000E6A02" w:rsidDel="00453D70">
                <w:rPr>
                  <w:bCs/>
                  <w:i/>
                </w:rPr>
                <w:delText>behandlung</w:delText>
              </w:r>
            </w:del>
          </w:p>
          <w:p w14:paraId="58175E35" w14:textId="09AFAB59" w:rsidR="007B0C5E" w:rsidRPr="000E6A02" w:rsidDel="00453D70" w:rsidRDefault="007B0C5E" w:rsidP="004E39C5">
            <w:pPr>
              <w:rPr>
                <w:del w:id="453" w:author="Felix" w:date="2016-05-27T00:52:00Z"/>
                <w:bCs/>
                <w:i/>
              </w:rPr>
            </w:pPr>
            <w:del w:id="454" w:author="Felix" w:date="2016-05-27T00:52:00Z">
              <w:r w:rsidRPr="000E6A02" w:rsidDel="00453D70">
                <w:rPr>
                  <w:bCs/>
                  <w:i/>
                </w:rPr>
                <w:delText>halbfinale</w:delText>
              </w:r>
            </w:del>
          </w:p>
          <w:p w14:paraId="1386040E" w14:textId="334D2942" w:rsidR="007B0C5E" w:rsidRPr="000E6A02" w:rsidDel="00453D70" w:rsidRDefault="007B0C5E" w:rsidP="004E39C5">
            <w:pPr>
              <w:rPr>
                <w:del w:id="455" w:author="Felix" w:date="2016-05-27T00:52:00Z"/>
                <w:bCs/>
                <w:i/>
              </w:rPr>
            </w:pPr>
            <w:del w:id="456" w:author="Felix" w:date="2016-05-27T00:52:00Z">
              <w:r w:rsidRPr="000E6A02" w:rsidDel="00453D70">
                <w:rPr>
                  <w:bCs/>
                  <w:i/>
                </w:rPr>
                <w:delText>gott</w:delText>
              </w:r>
            </w:del>
          </w:p>
          <w:p w14:paraId="175636AD" w14:textId="32349E19" w:rsidR="007B0C5E" w:rsidRPr="000E6A02" w:rsidRDefault="007B0C5E" w:rsidP="004E39C5">
            <w:pPr>
              <w:rPr>
                <w:bCs/>
              </w:rPr>
            </w:pPr>
            <w:del w:id="457" w:author="Felix" w:date="2016-05-27T00:52:00Z">
              <w:r w:rsidRPr="000E6A02" w:rsidDel="00453D70">
                <w:rPr>
                  <w:bCs/>
                  <w:i/>
                </w:rPr>
                <w:delText>gewinnen</w:delText>
              </w:r>
            </w:del>
          </w:p>
        </w:tc>
        <w:tc>
          <w:tcPr>
            <w:tcW w:w="1392" w:type="dxa"/>
            <w:tcBorders>
              <w:top w:val="single" w:sz="4" w:space="0" w:color="auto"/>
            </w:tcBorders>
            <w:tcPrChange w:id="458" w:author="Felix" w:date="2016-05-27T13:20:00Z">
              <w:tcPr>
                <w:tcW w:w="1392" w:type="dxa"/>
              </w:tcPr>
            </w:tcPrChange>
          </w:tcPr>
          <w:p w14:paraId="617C370E" w14:textId="77777777" w:rsidR="007B0C5E" w:rsidRPr="000E6A02" w:rsidRDefault="007B0C5E" w:rsidP="004E39C5">
            <w:pPr>
              <w:rPr>
                <w:bCs/>
                <w:i/>
              </w:rPr>
            </w:pPr>
            <w:proofErr w:type="spellStart"/>
            <w:r w:rsidRPr="000E6A02">
              <w:rPr>
                <w:bCs/>
                <w:i/>
              </w:rPr>
              <w:t>album</w:t>
            </w:r>
            <w:proofErr w:type="spellEnd"/>
            <w:r w:rsidRPr="000E6A02">
              <w:rPr>
                <w:bCs/>
                <w:i/>
              </w:rPr>
              <w:t xml:space="preserve"> </w:t>
            </w:r>
          </w:p>
          <w:p w14:paraId="7558F45E" w14:textId="77777777" w:rsidR="007B0C5E" w:rsidRPr="000E6A02" w:rsidRDefault="007B0C5E" w:rsidP="004E39C5">
            <w:pPr>
              <w:rPr>
                <w:bCs/>
                <w:i/>
              </w:rPr>
            </w:pPr>
            <w:proofErr w:type="spellStart"/>
            <w:r w:rsidRPr="000E6A02">
              <w:rPr>
                <w:bCs/>
                <w:i/>
              </w:rPr>
              <w:t>kind</w:t>
            </w:r>
            <w:proofErr w:type="spellEnd"/>
          </w:p>
          <w:p w14:paraId="70A3A3A5" w14:textId="77777777" w:rsidR="007B0C5E" w:rsidRPr="000E6A02" w:rsidRDefault="007B0C5E" w:rsidP="004E39C5">
            <w:pPr>
              <w:rPr>
                <w:bCs/>
                <w:i/>
              </w:rPr>
            </w:pPr>
            <w:r w:rsidRPr="000E6A02">
              <w:rPr>
                <w:bCs/>
                <w:i/>
              </w:rPr>
              <w:t xml:space="preserve">band </w:t>
            </w:r>
          </w:p>
          <w:p w14:paraId="50C9E78D" w14:textId="77777777" w:rsidR="007B0C5E" w:rsidRPr="000E6A02" w:rsidRDefault="007B0C5E" w:rsidP="004E39C5">
            <w:pPr>
              <w:rPr>
                <w:bCs/>
                <w:i/>
              </w:rPr>
            </w:pPr>
            <w:proofErr w:type="spellStart"/>
            <w:r w:rsidRPr="000E6A02">
              <w:rPr>
                <w:bCs/>
                <w:i/>
              </w:rPr>
              <w:t>polizei</w:t>
            </w:r>
            <w:proofErr w:type="spellEnd"/>
            <w:r w:rsidRPr="000E6A02">
              <w:rPr>
                <w:bCs/>
                <w:i/>
              </w:rPr>
              <w:t xml:space="preserve">_ </w:t>
            </w:r>
          </w:p>
          <w:p w14:paraId="6CC4FABD" w14:textId="77777777" w:rsidR="007B0C5E" w:rsidRPr="000E6A02" w:rsidRDefault="007B0C5E" w:rsidP="004E39C5">
            <w:pPr>
              <w:rPr>
                <w:bCs/>
                <w:i/>
              </w:rPr>
            </w:pPr>
            <w:proofErr w:type="spellStart"/>
            <w:r w:rsidRPr="000E6A02">
              <w:rPr>
                <w:bCs/>
                <w:i/>
              </w:rPr>
              <w:t>song</w:t>
            </w:r>
            <w:proofErr w:type="spellEnd"/>
          </w:p>
          <w:p w14:paraId="5BD421CA" w14:textId="77777777" w:rsidR="007B0C5E" w:rsidRPr="000E6A02" w:rsidRDefault="007B0C5E" w:rsidP="004E39C5">
            <w:pPr>
              <w:rPr>
                <w:bCs/>
                <w:i/>
              </w:rPr>
            </w:pPr>
            <w:proofErr w:type="spellStart"/>
            <w:r w:rsidRPr="000E6A02">
              <w:rPr>
                <w:bCs/>
                <w:i/>
              </w:rPr>
              <w:t>prozent</w:t>
            </w:r>
            <w:proofErr w:type="spellEnd"/>
            <w:r w:rsidRPr="000E6A02">
              <w:rPr>
                <w:bCs/>
                <w:i/>
              </w:rPr>
              <w:t xml:space="preserve"> </w:t>
            </w:r>
          </w:p>
          <w:p w14:paraId="74212968" w14:textId="77777777" w:rsidR="007B0C5E" w:rsidRPr="000E6A02" w:rsidRDefault="007B0C5E" w:rsidP="004E39C5">
            <w:pPr>
              <w:rPr>
                <w:bCs/>
                <w:i/>
              </w:rPr>
            </w:pPr>
            <w:proofErr w:type="spellStart"/>
            <w:r w:rsidRPr="000E6A02">
              <w:rPr>
                <w:bCs/>
                <w:i/>
              </w:rPr>
              <w:t>konzert</w:t>
            </w:r>
            <w:proofErr w:type="spellEnd"/>
            <w:r w:rsidRPr="000E6A02">
              <w:rPr>
                <w:bCs/>
                <w:i/>
              </w:rPr>
              <w:t xml:space="preserve"> </w:t>
            </w:r>
          </w:p>
          <w:p w14:paraId="373E719E" w14:textId="77777777" w:rsidR="007B0C5E" w:rsidRPr="000E6A02" w:rsidRDefault="007B0C5E" w:rsidP="004E39C5">
            <w:pPr>
              <w:rPr>
                <w:bCs/>
                <w:i/>
              </w:rPr>
            </w:pPr>
            <w:proofErr w:type="spellStart"/>
            <w:r w:rsidRPr="000E6A02">
              <w:rPr>
                <w:bCs/>
                <w:i/>
              </w:rPr>
              <w:t>music</w:t>
            </w:r>
            <w:proofErr w:type="spellEnd"/>
          </w:p>
          <w:p w14:paraId="71999788" w14:textId="77777777" w:rsidR="007B0C5E" w:rsidRPr="000E6A02" w:rsidRDefault="007B0C5E" w:rsidP="004E39C5">
            <w:pPr>
              <w:rPr>
                <w:bCs/>
                <w:i/>
              </w:rPr>
            </w:pPr>
            <w:proofErr w:type="spellStart"/>
            <w:r w:rsidRPr="000E6A02">
              <w:rPr>
                <w:bCs/>
                <w:i/>
              </w:rPr>
              <w:t>lied</w:t>
            </w:r>
            <w:proofErr w:type="spellEnd"/>
            <w:r w:rsidRPr="000E6A02">
              <w:rPr>
                <w:bCs/>
                <w:i/>
              </w:rPr>
              <w:t xml:space="preserve"> </w:t>
            </w:r>
          </w:p>
          <w:p w14:paraId="2C573425" w14:textId="77777777" w:rsidR="007B0C5E" w:rsidRPr="000E6A02" w:rsidDel="00453D70" w:rsidRDefault="007B0C5E" w:rsidP="004E39C5">
            <w:pPr>
              <w:rPr>
                <w:del w:id="459" w:author="Felix" w:date="2016-05-27T00:53:00Z"/>
                <w:bCs/>
                <w:i/>
              </w:rPr>
            </w:pPr>
            <w:proofErr w:type="spellStart"/>
            <w:r w:rsidRPr="000E6A02">
              <w:rPr>
                <w:bCs/>
                <w:i/>
              </w:rPr>
              <w:t>diabetes</w:t>
            </w:r>
            <w:proofErr w:type="spellEnd"/>
            <w:r w:rsidRPr="000E6A02">
              <w:rPr>
                <w:bCs/>
                <w:i/>
              </w:rPr>
              <w:t xml:space="preserve"> </w:t>
            </w:r>
          </w:p>
          <w:p w14:paraId="28782D1C" w14:textId="77777777" w:rsidR="007B0C5E" w:rsidRPr="000E6A02" w:rsidRDefault="007B0C5E" w:rsidP="004E39C5">
            <w:pPr>
              <w:rPr>
                <w:bCs/>
                <w:i/>
              </w:rPr>
            </w:pPr>
            <w:del w:id="460" w:author="Felix" w:date="2016-05-27T00:51:00Z">
              <w:r w:rsidRPr="000E6A02" w:rsidDel="00453D70">
                <w:rPr>
                  <w:bCs/>
                  <w:i/>
                </w:rPr>
                <w:delText>jugendliche</w:delText>
              </w:r>
            </w:del>
          </w:p>
          <w:p w14:paraId="25675175" w14:textId="0E6CC845" w:rsidR="007B0C5E" w:rsidRPr="000E6A02" w:rsidDel="00453D70" w:rsidRDefault="007B0C5E" w:rsidP="004E39C5">
            <w:pPr>
              <w:rPr>
                <w:del w:id="461" w:author="Felix" w:date="2016-05-27T00:52:00Z"/>
                <w:bCs/>
                <w:i/>
              </w:rPr>
            </w:pPr>
            <w:del w:id="462" w:author="Felix" w:date="2016-05-27T00:52:00Z">
              <w:r w:rsidRPr="000E6A02" w:rsidDel="00453D70">
                <w:rPr>
                  <w:bCs/>
                  <w:i/>
                </w:rPr>
                <w:delText>telefon</w:delText>
              </w:r>
            </w:del>
          </w:p>
          <w:p w14:paraId="07ACB785" w14:textId="7E4BB59C" w:rsidR="007B0C5E" w:rsidRPr="000E6A02" w:rsidDel="00453D70" w:rsidRDefault="007B0C5E" w:rsidP="004E39C5">
            <w:pPr>
              <w:rPr>
                <w:del w:id="463" w:author="Felix" w:date="2016-05-27T00:52:00Z"/>
                <w:bCs/>
                <w:i/>
              </w:rPr>
            </w:pPr>
            <w:del w:id="464" w:author="Felix" w:date="2016-05-27T00:52:00Z">
              <w:r w:rsidRPr="000E6A02" w:rsidDel="00453D70">
                <w:rPr>
                  <w:bCs/>
                  <w:i/>
                </w:rPr>
                <w:delText>auto</w:delText>
              </w:r>
            </w:del>
          </w:p>
          <w:p w14:paraId="08091DC5" w14:textId="39832ADE" w:rsidR="007B0C5E" w:rsidRPr="000E6A02" w:rsidRDefault="007B0C5E" w:rsidP="004E39C5">
            <w:pPr>
              <w:keepNext/>
              <w:rPr>
                <w:bCs/>
                <w:i/>
              </w:rPr>
            </w:pPr>
            <w:del w:id="465" w:author="Felix" w:date="2016-05-27T00:52:00Z">
              <w:r w:rsidRPr="000E6A02" w:rsidDel="00453D70">
                <w:rPr>
                  <w:bCs/>
                  <w:i/>
                </w:rPr>
                <w:delText>beamter</w:delText>
              </w:r>
            </w:del>
          </w:p>
        </w:tc>
      </w:tr>
    </w:tbl>
    <w:p w14:paraId="12C1A3EB" w14:textId="6DEB1345" w:rsidR="00C11728" w:rsidRPr="000E6A02" w:rsidDel="00111337" w:rsidRDefault="00C11728" w:rsidP="009D48C1">
      <w:pPr>
        <w:rPr>
          <w:del w:id="466" w:author="Felix" w:date="2016-05-27T01:11:00Z"/>
        </w:rPr>
      </w:pPr>
    </w:p>
    <w:p w14:paraId="6909348D" w14:textId="58FC07C0" w:rsidR="004E39C5" w:rsidRDefault="00E046D0" w:rsidP="009D48C1">
      <w:pPr>
        <w:rPr>
          <w:ins w:id="467" w:author="Felix" w:date="2016-05-27T13:20:00Z"/>
        </w:rPr>
      </w:pPr>
      <w:ins w:id="468" w:author="Roland Schäfer" w:date="2016-05-26T12:28:00Z">
        <w:r>
          <w:t xml:space="preserve">Das </w:t>
        </w:r>
      </w:ins>
      <w:r w:rsidR="00CF6CCB" w:rsidRPr="000E6A02">
        <w:t xml:space="preserve">Ergebnis </w:t>
      </w:r>
      <w:ins w:id="469" w:author="Roland Schäfer" w:date="2016-05-26T12:29:00Z">
        <w:r>
          <w:t>ist</w:t>
        </w:r>
        <w:r w:rsidRPr="000E6A02">
          <w:t xml:space="preserve"> </w:t>
        </w:r>
      </w:ins>
      <w:r w:rsidR="00CF6CCB" w:rsidRPr="000E6A02">
        <w:t xml:space="preserve">für jedes </w:t>
      </w:r>
      <w:del w:id="470" w:author="Felix" w:date="2016-05-27T14:26:00Z">
        <w:r w:rsidR="00CF6CCB" w:rsidRPr="000E6A02" w:rsidDel="00AE3964">
          <w:delText xml:space="preserve">der 30 Topiks </w:delText>
        </w:r>
      </w:del>
      <w:r w:rsidR="00CF6CCB" w:rsidRPr="000E6A02">
        <w:t>eine Liste</w:t>
      </w:r>
      <w:del w:id="471" w:author="Felix" w:date="2016-05-27T14:27:00Z">
        <w:r w:rsidR="00CF6CCB" w:rsidRPr="000E6A02" w:rsidDel="00AE3964">
          <w:delText xml:space="preserve"> von </w:delText>
        </w:r>
      </w:del>
      <w:ins w:id="472" w:author="Felix" w:date="2016-05-27T14:27:00Z">
        <w:r w:rsidR="00AE3964">
          <w:t xml:space="preserve"> </w:t>
        </w:r>
      </w:ins>
    </w:p>
    <w:p w14:paraId="310F5FF2" w14:textId="77777777" w:rsidR="004E39C5" w:rsidRPr="000E6A02" w:rsidRDefault="004E39C5" w:rsidP="004E39C5">
      <w:pPr>
        <w:pStyle w:val="Caption"/>
        <w:framePr w:hSpace="180" w:wrap="around" w:vAnchor="text" w:hAnchor="page" w:x="2775" w:y="4889"/>
        <w:pPrChange w:id="473" w:author="Felix" w:date="2016-05-27T13:20:00Z">
          <w:pPr>
            <w:pStyle w:val="Caption"/>
            <w:framePr w:hSpace="180" w:wrap="around" w:vAnchor="text" w:hAnchor="page" w:x="2781" w:y="1625"/>
          </w:pPr>
        </w:pPrChange>
      </w:pPr>
      <w:bookmarkStart w:id="474" w:name="_Ref325727448"/>
      <w:r w:rsidRPr="000E6A02">
        <w:t xml:space="preserve">Tabelle </w:t>
      </w:r>
      <w:fldSimple w:instr=" SEQ Tabelle \* ARABIC ">
        <w:ins w:id="475" w:author="Felix" w:date="2016-05-27T00:19:00Z">
          <w:r>
            <w:rPr>
              <w:noProof/>
            </w:rPr>
            <w:t>1</w:t>
          </w:r>
        </w:ins>
        <w:del w:id="476" w:author="Felix" w:date="2016-05-27T00:19:00Z">
          <w:r w:rsidDel="00033A9A">
            <w:rPr>
              <w:noProof/>
            </w:rPr>
            <w:delText>2</w:delText>
          </w:r>
        </w:del>
      </w:fldSimple>
      <w:bookmarkEnd w:id="474"/>
      <w:r w:rsidRPr="000E6A02">
        <w:t>: Charakter</w:t>
      </w:r>
      <w:r>
        <w:t xml:space="preserve">istische Wörter für einige ausgewählte </w:t>
      </w:r>
      <w:r w:rsidRPr="000E6A02">
        <w:t xml:space="preserve"> </w:t>
      </w:r>
      <w:proofErr w:type="spellStart"/>
      <w:r w:rsidRPr="000E6A02">
        <w:t>Topiks</w:t>
      </w:r>
      <w:proofErr w:type="spellEnd"/>
    </w:p>
    <w:p w14:paraId="1D6BDC36" w14:textId="59D44F22" w:rsidR="00FE6935" w:rsidRPr="000E6A02" w:rsidDel="00473502" w:rsidRDefault="00CF6CCB" w:rsidP="009D48C1">
      <w:pPr>
        <w:rPr>
          <w:del w:id="477" w:author="Roland Schäfer" w:date="2016-05-26T12:32:00Z"/>
        </w:rPr>
      </w:pPr>
      <w:del w:id="478" w:author="Felix" w:date="2016-05-27T14:27:00Z">
        <w:r w:rsidRPr="000E6A02" w:rsidDel="00AE3964">
          <w:delText xml:space="preserve">Wörtern, die für das jeweilige Topik </w:delText>
        </w:r>
      </w:del>
      <w:r w:rsidRPr="000E6A02">
        <w:t>charakteristisch</w:t>
      </w:r>
      <w:ins w:id="479" w:author="Felix" w:date="2016-05-27T14:27:00Z">
        <w:r w:rsidR="00AE3964">
          <w:t>er Wörter.</w:t>
        </w:r>
      </w:ins>
      <w:del w:id="480" w:author="Felix" w:date="2016-05-27T14:27:00Z">
        <w:r w:rsidRPr="000E6A02" w:rsidDel="00AE3964">
          <w:delText xml:space="preserve"> sind.</w:delText>
        </w:r>
      </w:del>
      <w:r w:rsidRPr="000E6A02">
        <w:t xml:space="preserve"> </w:t>
      </w:r>
      <w:r w:rsidR="000155BC" w:rsidRPr="000E6A02">
        <w:rPr>
          <w:highlight w:val="yellow"/>
        </w:rPr>
        <w:fldChar w:fldCharType="begin"/>
      </w:r>
      <w:r w:rsidR="000155BC" w:rsidRPr="000E6A02">
        <w:instrText xml:space="preserve"> REF _Ref325727448 \h </w:instrText>
      </w:r>
      <w:r w:rsidR="000155BC" w:rsidRPr="000E6A02">
        <w:rPr>
          <w:highlight w:val="yellow"/>
        </w:rPr>
      </w:r>
      <w:r w:rsidR="000155BC" w:rsidRPr="000E6A02">
        <w:rPr>
          <w:highlight w:val="yellow"/>
        </w:rPr>
        <w:fldChar w:fldCharType="separate"/>
      </w:r>
      <w:ins w:id="481" w:author="Felix" w:date="2016-05-27T00:19:00Z">
        <w:r w:rsidR="00033A9A" w:rsidRPr="000E6A02">
          <w:t xml:space="preserve">Tabelle </w:t>
        </w:r>
        <w:r w:rsidR="00033A9A">
          <w:rPr>
            <w:noProof/>
          </w:rPr>
          <w:t>1</w:t>
        </w:r>
      </w:ins>
      <w:del w:id="482" w:author="Felix" w:date="2016-05-27T00:19:00Z">
        <w:r w:rsidR="00BC3B83" w:rsidRPr="000E6A02" w:rsidDel="00033A9A">
          <w:delText xml:space="preserve">Tabelle </w:delText>
        </w:r>
        <w:r w:rsidR="00BC3B83" w:rsidDel="00033A9A">
          <w:rPr>
            <w:noProof/>
          </w:rPr>
          <w:delText>2</w:delText>
        </w:r>
      </w:del>
      <w:r w:rsidR="000155BC" w:rsidRPr="000E6A02">
        <w:rPr>
          <w:highlight w:val="yellow"/>
        </w:rPr>
        <w:fldChar w:fldCharType="end"/>
      </w:r>
      <w:r w:rsidRPr="000E6A02">
        <w:t xml:space="preserve"> illustriert für einige </w:t>
      </w:r>
      <w:proofErr w:type="spellStart"/>
      <w:r w:rsidRPr="000E6A02">
        <w:t>Topiks</w:t>
      </w:r>
      <w:proofErr w:type="spellEnd"/>
      <w:r w:rsidRPr="000E6A02">
        <w:t xml:space="preserve"> die</w:t>
      </w:r>
      <w:ins w:id="483" w:author="Felix" w:date="2016-05-27T13:20:00Z">
        <w:r w:rsidR="004E39C5">
          <w:t xml:space="preserve"> zehn t</w:t>
        </w:r>
      </w:ins>
      <w:del w:id="484" w:author="Felix" w:date="2016-05-27T13:20:00Z">
        <w:r w:rsidRPr="000E6A02" w:rsidDel="004E39C5">
          <w:delText xml:space="preserve"> </w:delText>
        </w:r>
        <w:commentRangeStart w:id="485"/>
        <w:r w:rsidRPr="000E6A02" w:rsidDel="004E39C5">
          <w:delText>1</w:delText>
        </w:r>
      </w:del>
      <w:del w:id="486" w:author="Felix" w:date="2016-05-27T01:10:00Z">
        <w:r w:rsidRPr="000E6A02" w:rsidDel="00111337">
          <w:delText>4</w:delText>
        </w:r>
      </w:del>
      <w:commentRangeEnd w:id="485"/>
      <w:del w:id="487" w:author="Felix" w:date="2016-05-27T13:20:00Z">
        <w:r w:rsidR="00B42B66" w:rsidDel="004E39C5">
          <w:rPr>
            <w:rStyle w:val="CommentReference"/>
          </w:rPr>
          <w:commentReference w:id="485"/>
        </w:r>
        <w:r w:rsidRPr="000E6A02" w:rsidDel="004E39C5">
          <w:delText xml:space="preserve"> t</w:delText>
        </w:r>
      </w:del>
      <w:r w:rsidRPr="000E6A02">
        <w:t>ypischsten Wörter</w:t>
      </w:r>
      <w:r w:rsidR="00E821E5" w:rsidRPr="000E6A02">
        <w:t>, in absteigender Gewichtung</w:t>
      </w:r>
      <w:r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del w:id="488" w:author="Roland Schäfer" w:date="2016-05-26T12:30:00Z">
        <w:r w:rsidR="00E821E5" w:rsidRPr="000E6A02" w:rsidDel="00472829">
          <w:delText>wohl unkontrovers</w:delText>
        </w:r>
      </w:del>
      <w:ins w:id="489" w:author="Roland Schäfer" w:date="2016-05-26T12:30:00Z">
        <w:r w:rsidR="00472829">
          <w:t>eindeutig</w:t>
        </w:r>
      </w:ins>
      <w:r w:rsidR="00E821E5" w:rsidRPr="000E6A02">
        <w:t xml:space="preserve"> mit </w:t>
      </w:r>
      <w:commentRangeStart w:id="490"/>
      <w:del w:id="491" w:author="Roland Schäfer" w:date="2016-05-26T12:30:00Z">
        <w:r w:rsidR="00E821E5" w:rsidRPr="000E6A02" w:rsidDel="00472829">
          <w:delText>„</w:delText>
        </w:r>
      </w:del>
      <w:r w:rsidR="00E821E5" w:rsidRPr="000E6A02">
        <w:t>Fußball</w:t>
      </w:r>
      <w:del w:id="492" w:author="Roland Schäfer" w:date="2016-05-26T12:30:00Z">
        <w:r w:rsidR="00E821E5" w:rsidRPr="000E6A02" w:rsidDel="00472829">
          <w:delText>”</w:delText>
        </w:r>
      </w:del>
      <w:commentRangeEnd w:id="490"/>
      <w:r w:rsidR="00B577A0">
        <w:rPr>
          <w:rStyle w:val="CommentReference"/>
        </w:rPr>
        <w:commentReference w:id="490"/>
      </w:r>
      <w:r w:rsidR="00E821E5" w:rsidRPr="000E6A02">
        <w:t xml:space="preserve"> und </w:t>
      </w:r>
      <w:del w:id="493" w:author="Roland Schäfer" w:date="2016-05-26T12:30:00Z">
        <w:r w:rsidR="00E821E5" w:rsidRPr="000E6A02" w:rsidDel="00472829">
          <w:delText>„</w:delText>
        </w:r>
      </w:del>
      <w:r w:rsidR="00E821E5" w:rsidRPr="000E6A02">
        <w:t>Tourismus</w:t>
      </w:r>
      <w:del w:id="494" w:author="Roland Schäfer" w:date="2016-05-26T12:30:00Z">
        <w:r w:rsidR="00E821E5" w:rsidRPr="000E6A02" w:rsidDel="00472829">
          <w:delText>”</w:delText>
        </w:r>
      </w:del>
      <w:r w:rsidR="00E821E5" w:rsidRPr="000E6A02">
        <w:t xml:space="preserve"> </w:t>
      </w:r>
      <w:del w:id="495" w:author="Roland Schäfer" w:date="2016-05-26T12:30:00Z">
        <w:r w:rsidR="00E821E5" w:rsidRPr="000E6A02" w:rsidDel="00472829">
          <w:delText>betitelt werden können</w:delText>
        </w:r>
      </w:del>
      <w:ins w:id="496" w:author="Roland Schäfer" w:date="2016-05-26T12:30:00Z">
        <w:r w:rsidR="00472829">
          <w:t>in Zusammenhang stehen</w:t>
        </w:r>
      </w:ins>
      <w:r w:rsidR="00E821E5" w:rsidRPr="000E6A02">
        <w:t xml:space="preserve">, ist die Interpretation von </w:t>
      </w:r>
      <w:r w:rsidR="00E821E5" w:rsidRPr="000E6A02">
        <w:rPr>
          <w:i/>
        </w:rPr>
        <w:t>Topik30</w:t>
      </w:r>
      <w:r w:rsidR="00C21A5D" w:rsidRPr="000E6A02">
        <w:t xml:space="preserve"> weniger eindeutig</w:t>
      </w:r>
      <w:del w:id="497" w:author="Roland Schäfer" w:date="2016-05-26T12:30:00Z">
        <w:r w:rsidR="00C21A5D" w:rsidRPr="000E6A02" w:rsidDel="00472829">
          <w:delText xml:space="preserve">, </w:delText>
        </w:r>
      </w:del>
      <w:ins w:id="498" w:author="Roland Schäfer" w:date="2016-05-26T12:30:00Z">
        <w:r w:rsidR="00472829">
          <w:t>.</w:t>
        </w:r>
        <w:r w:rsidR="00472829" w:rsidRPr="000E6A02">
          <w:t xml:space="preserve"> </w:t>
        </w:r>
      </w:ins>
      <w:del w:id="499" w:author="Roland Schäfer" w:date="2016-05-26T12:30:00Z">
        <w:r w:rsidR="00C21A5D" w:rsidRPr="000E6A02" w:rsidDel="00472829">
          <w:delText xml:space="preserve">offenbar </w:delText>
        </w:r>
      </w:del>
      <w:ins w:id="500" w:author="Roland Schäfer" w:date="2016-05-26T12:30:00Z">
        <w:r w:rsidR="00472829">
          <w:t>O</w:t>
        </w:r>
        <w:r w:rsidR="00472829" w:rsidRPr="000E6A02">
          <w:t xml:space="preserve">ffenbar </w:t>
        </w:r>
      </w:ins>
      <w:r w:rsidR="00C21A5D" w:rsidRPr="000E6A02">
        <w:t xml:space="preserve">geht es um Musik und Konzerte, doch passen nicht alle </w:t>
      </w:r>
      <w:del w:id="501" w:author="Roland Schäfer" w:date="2016-05-26T12:30:00Z">
        <w:r w:rsidR="00C21A5D" w:rsidRPr="000E6A02" w:rsidDel="00472829">
          <w:delText xml:space="preserve">dargestellten </w:delText>
        </w:r>
      </w:del>
      <w:r w:rsidR="00C21A5D" w:rsidRPr="000E6A02">
        <w:t xml:space="preserve">Wörter </w:t>
      </w:r>
      <w:del w:id="502" w:author="Roland Schäfer" w:date="2016-05-26T12:30:00Z">
        <w:r w:rsidR="00C21A5D" w:rsidRPr="000E6A02" w:rsidDel="00472829">
          <w:delText>zu diesem Etikett</w:delText>
        </w:r>
      </w:del>
      <w:ins w:id="503" w:author="Roland Schäfer" w:date="2016-05-26T12:30:00Z">
        <w:r w:rsidR="00472829">
          <w:t>dazu</w:t>
        </w:r>
      </w:ins>
      <w:r w:rsidR="00C21A5D" w:rsidRPr="000E6A02">
        <w:t xml:space="preserve">. </w:t>
      </w:r>
      <w:r w:rsidR="00C21A5D" w:rsidRPr="000E6A02">
        <w:rPr>
          <w:i/>
        </w:rPr>
        <w:t>Topik29</w:t>
      </w:r>
      <w:r w:rsidR="00C21A5D" w:rsidRPr="000E6A02">
        <w:t xml:space="preserve"> ist noch schwieriger zu interpretieren</w:t>
      </w:r>
      <w:del w:id="504" w:author="Roland Schäfer" w:date="2016-05-26T12:30:00Z">
        <w:r w:rsidR="00C21A5D" w:rsidRPr="000E6A02" w:rsidDel="006A25E7">
          <w:delText xml:space="preserve">, </w:delText>
        </w:r>
      </w:del>
      <w:ins w:id="505" w:author="Roland Schäfer" w:date="2016-05-26T12:30:00Z">
        <w:r w:rsidR="006A25E7">
          <w:t>.</w:t>
        </w:r>
        <w:r w:rsidR="006A25E7" w:rsidRPr="000E6A02">
          <w:t xml:space="preserve"> </w:t>
        </w:r>
      </w:ins>
      <w:del w:id="506" w:author="Roland Schäfer" w:date="2016-05-26T12:30:00Z">
        <w:r w:rsidR="00C21A5D" w:rsidRPr="000E6A02" w:rsidDel="006A25E7">
          <w:delText xml:space="preserve">hier </w:delText>
        </w:r>
      </w:del>
      <w:ins w:id="507" w:author="Roland Schäfer" w:date="2016-05-26T12:30:00Z">
        <w:r w:rsidR="006A25E7">
          <w:t>H</w:t>
        </w:r>
        <w:r w:rsidR="006A25E7" w:rsidRPr="000E6A02">
          <w:t xml:space="preserve">ier </w:t>
        </w:r>
      </w:ins>
      <w:r w:rsidR="00C21A5D" w:rsidRPr="000E6A02">
        <w:t xml:space="preserve">scheinen Schlüsselbegriffe aus unterschiedlichen Themen </w:t>
      </w:r>
      <w:del w:id="508" w:author="Roland Schäfer" w:date="2016-05-26T12:30:00Z">
        <w:r w:rsidR="00C21A5D" w:rsidRPr="000E6A02" w:rsidDel="006A25E7">
          <w:delText>(etwa „</w:delText>
        </w:r>
      </w:del>
      <w:ins w:id="509" w:author="Roland Schäfer" w:date="2016-05-26T12:30:00Z">
        <w:r w:rsidR="006A25E7">
          <w:t xml:space="preserve">wie </w:t>
        </w:r>
      </w:ins>
      <w:r w:rsidR="00C21A5D" w:rsidRPr="000E6A02">
        <w:t>Gesundhei</w:t>
      </w:r>
      <w:ins w:id="510" w:author="Roland Schäfer" w:date="2016-05-26T12:30:00Z">
        <w:r w:rsidR="006A25E7">
          <w:t>t</w:t>
        </w:r>
      </w:ins>
      <w:del w:id="511" w:author="Roland Schäfer" w:date="2016-05-26T12:30:00Z">
        <w:r w:rsidR="00C21A5D" w:rsidRPr="000E6A02" w:rsidDel="006A25E7">
          <w:delText>t“</w:delText>
        </w:r>
      </w:del>
      <w:r w:rsidR="00C21A5D" w:rsidRPr="000E6A02">
        <w:t xml:space="preserve">, </w:t>
      </w:r>
      <w:del w:id="512" w:author="Roland Schäfer" w:date="2016-05-26T12:31:00Z">
        <w:r w:rsidR="00C21A5D" w:rsidRPr="000E6A02" w:rsidDel="006A25E7">
          <w:delText>„</w:delText>
        </w:r>
      </w:del>
      <w:r w:rsidR="00C21A5D" w:rsidRPr="000E6A02">
        <w:t>Glaube</w:t>
      </w:r>
      <w:del w:id="513" w:author="Roland Schäfer" w:date="2016-05-26T12:31:00Z">
        <w:r w:rsidR="00C21A5D" w:rsidRPr="000E6A02" w:rsidDel="006A25E7">
          <w:delText>n“,</w:delText>
        </w:r>
      </w:del>
      <w:ins w:id="514" w:author="Roland Schäfer" w:date="2016-05-26T12:31:00Z">
        <w:r w:rsidR="006A25E7">
          <w:t xml:space="preserve"> und </w:t>
        </w:r>
      </w:ins>
      <w:del w:id="515" w:author="Roland Schäfer" w:date="2016-05-26T12:31:00Z">
        <w:r w:rsidR="00C21A5D" w:rsidRPr="000E6A02" w:rsidDel="006A25E7">
          <w:delText xml:space="preserve"> „</w:delText>
        </w:r>
      </w:del>
      <w:r w:rsidR="00C21A5D" w:rsidRPr="000E6A02">
        <w:t>Sport</w:t>
      </w:r>
      <w:del w:id="516" w:author="Roland Schäfer" w:date="2016-05-26T12:31:00Z">
        <w:r w:rsidR="00C21A5D" w:rsidRPr="000E6A02" w:rsidDel="006A25E7">
          <w:delText>“)</w:delText>
        </w:r>
      </w:del>
      <w:r w:rsidR="00C21A5D" w:rsidRPr="000E6A02">
        <w:t xml:space="preserve"> vermischt zu se</w:t>
      </w:r>
      <w:r w:rsidR="00760ECB" w:rsidRPr="000E6A02">
        <w:t>in. Dies illustriert</w:t>
      </w:r>
      <w:del w:id="517" w:author="Felix" w:date="2016-05-27T13:21:00Z">
        <w:r w:rsidR="00C21A5D" w:rsidRPr="000E6A02" w:rsidDel="00A45607">
          <w:delText xml:space="preserve"> den Punkt</w:delText>
        </w:r>
      </w:del>
      <w:ins w:id="518" w:author="Felix" w:date="2016-05-27T13:21:00Z">
        <w:r w:rsidR="00A45607">
          <w:t xml:space="preserve">, </w:t>
        </w:r>
      </w:ins>
      <w:del w:id="519" w:author="Felix" w:date="2016-05-27T13:21:00Z">
        <w:r w:rsidR="00C21A5D" w:rsidRPr="000E6A02" w:rsidDel="00A45607">
          <w:delText xml:space="preserve">, </w:delText>
        </w:r>
      </w:del>
      <w:r w:rsidR="00C21A5D" w:rsidRPr="000E6A02">
        <w:t xml:space="preserve">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commentRangeStart w:id="520"/>
      <w:ins w:id="521" w:author="Roland Schäfer" w:date="2016-05-26T12:31:00Z">
        <w:r w:rsidR="00BF4DDE">
          <w:t xml:space="preserve">linguistischen </w:t>
        </w:r>
        <w:commentRangeEnd w:id="520"/>
        <w:r w:rsidR="00CE407C">
          <w:rPr>
            <w:rStyle w:val="CommentReference"/>
          </w:rPr>
          <w:commentReference w:id="520"/>
        </w:r>
      </w:ins>
      <w:r w:rsidR="00AD6F6F" w:rsidRPr="000E6A02">
        <w:t xml:space="preserve">Vorstellung </w:t>
      </w:r>
      <w:del w:id="523" w:author="Roland Schäfer" w:date="2016-05-26T12:31:00Z">
        <w:r w:rsidR="00760ECB" w:rsidRPr="000E6A02" w:rsidDel="00BF4DDE">
          <w:delText xml:space="preserve">vom dem </w:delText>
        </w:r>
        <w:r w:rsidR="00AD6F6F" w:rsidRPr="000E6A02" w:rsidDel="00BF4DDE">
          <w:delText>entsprechen</w:delText>
        </w:r>
        <w:r w:rsidR="00760ECB" w:rsidRPr="000E6A02" w:rsidDel="00BF4DDE">
          <w:delText xml:space="preserve">, was </w:delText>
        </w:r>
        <w:r w:rsidR="00AD6F6F" w:rsidRPr="000E6A02" w:rsidDel="00BF4DDE">
          <w:delText xml:space="preserve"> Linguisten </w:delText>
        </w:r>
        <w:r w:rsidR="00760ECB" w:rsidRPr="000E6A02" w:rsidDel="00BF4DDE">
          <w:delText>normalerweise unter</w:delText>
        </w:r>
      </w:del>
      <w:ins w:id="524" w:author="Roland Schäfer" w:date="2016-05-26T12:31:00Z">
        <w:r w:rsidR="00BF4DDE">
          <w:t>von</w:t>
        </w:r>
      </w:ins>
      <w:r w:rsidR="00760ECB" w:rsidRPr="000E6A02">
        <w:t xml:space="preserve"> relevanten Metadaten </w:t>
      </w:r>
      <w:del w:id="525" w:author="Roland Schäfer" w:date="2016-05-26T12:31:00Z">
        <w:r w:rsidR="00760ECB" w:rsidRPr="000E6A02" w:rsidDel="00BF4DDE">
          <w:delText>verstehen</w:delText>
        </w:r>
      </w:del>
      <w:ins w:id="526" w:author="Roland Schäfer" w:date="2016-05-26T12:31:00Z">
        <w:r w:rsidR="00BF4DDE">
          <w:t>entsprechen</w:t>
        </w:r>
      </w:ins>
      <w:r w:rsidR="00760ECB" w:rsidRPr="000E6A02">
        <w:t>.</w:t>
      </w:r>
      <w:r w:rsidR="003E690F" w:rsidRPr="000E6A02">
        <w:t xml:space="preserve"> </w:t>
      </w:r>
    </w:p>
    <w:p w14:paraId="1F07EDFF" w14:textId="77777777" w:rsidR="003E690F" w:rsidRPr="000E6A02" w:rsidRDefault="003E690F" w:rsidP="009D48C1"/>
    <w:p w14:paraId="01BF5D68" w14:textId="131D2093" w:rsidR="003E690F" w:rsidRPr="000E6A02" w:rsidRDefault="00C407F7" w:rsidP="003E690F">
      <w:r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w:t>
      </w:r>
      <w:del w:id="527" w:author="Roland Schäfer" w:date="2016-05-26T12:33:00Z">
        <w:r w:rsidR="003E690F" w:rsidRPr="000E6A02" w:rsidDel="00473502">
          <w:delText>„</w:delText>
        </w:r>
      </w:del>
      <w:r w:rsidR="003E690F" w:rsidRPr="000E6A02">
        <w:t>Zugehörigkeit</w:t>
      </w:r>
      <w:del w:id="528" w:author="Roland Schäfer" w:date="2016-05-26T12:33:00Z">
        <w:r w:rsidR="003E690F" w:rsidRPr="000E6A02" w:rsidDel="00473502">
          <w:delText>“</w:delText>
        </w:r>
      </w:del>
      <w:r w:rsidR="003E690F" w:rsidRPr="000E6A02">
        <w:t xml:space="preserve"> eines Dokuments zu den einzelnen </w:t>
      </w:r>
      <w:proofErr w:type="spellStart"/>
      <w:r w:rsidR="003E690F" w:rsidRPr="000E6A02">
        <w:t>Topiks</w:t>
      </w:r>
      <w:proofErr w:type="spellEnd"/>
      <w:r w:rsidR="003E690F" w:rsidRPr="000E6A02">
        <w:t>.</w:t>
      </w:r>
      <w:r w:rsidR="000155BC" w:rsidRPr="000E6A02">
        <w:t xml:space="preserve">     </w:t>
      </w:r>
      <w:r w:rsidR="000155BC" w:rsidRPr="000E6A02">
        <w:fldChar w:fldCharType="begin"/>
      </w:r>
      <w:r w:rsidR="000155BC" w:rsidRPr="000E6A02">
        <w:instrText xml:space="preserve"> REF _Ref325727096 \h </w:instrText>
      </w:r>
      <w:r w:rsidR="000155BC" w:rsidRPr="000E6A02">
        <w:fldChar w:fldCharType="separate"/>
      </w:r>
      <w:ins w:id="529" w:author="Felix" w:date="2016-05-27T00:19:00Z">
        <w:r w:rsidR="00033A9A" w:rsidRPr="000E6A02">
          <w:t xml:space="preserve">Tabelle </w:t>
        </w:r>
        <w:r w:rsidR="00033A9A">
          <w:rPr>
            <w:noProof/>
          </w:rPr>
          <w:t>2</w:t>
        </w:r>
      </w:ins>
      <w:del w:id="530" w:author="Felix" w:date="2016-05-27T00:19:00Z">
        <w:r w:rsidR="00BC3B83" w:rsidRPr="000E6A02" w:rsidDel="00033A9A">
          <w:delText xml:space="preserve">Tabelle </w:delText>
        </w:r>
        <w:r w:rsidR="00BC3B83" w:rsidDel="00033A9A">
          <w:rPr>
            <w:noProof/>
          </w:rPr>
          <w:delText>3</w:delText>
        </w:r>
      </w:del>
      <w:r w:rsidR="000155BC" w:rsidRPr="000E6A02">
        <w:fldChar w:fldCharType="end"/>
      </w:r>
      <w:r w:rsidR="000155BC" w:rsidRPr="000E6A02">
        <w:t xml:space="preserve"> </w:t>
      </w:r>
      <w:ins w:id="531" w:author="Felix" w:date="2016-05-27T14:28:00Z">
        <w:r w:rsidR="009D0809">
          <w:t xml:space="preserve"> illustriert </w:t>
        </w:r>
      </w:ins>
      <w:del w:id="532" w:author="Felix" w:date="2016-05-27T14:28:00Z">
        <w:r w:rsidR="00753338" w:rsidRPr="000E6A02" w:rsidDel="009D0809">
          <w:delText>zeigt einen Au</w:delText>
        </w:r>
      </w:del>
      <w:ins w:id="533" w:author="Roland Schäfer" w:date="2016-05-26T12:33:00Z">
        <w:del w:id="534" w:author="Felix" w:date="2016-05-27T14:28:00Z">
          <w:r w:rsidR="00473502" w:rsidDel="009D0809">
            <w:delText>s</w:delText>
          </w:r>
        </w:del>
      </w:ins>
      <w:del w:id="535" w:author="Felix" w:date="2016-05-27T14:28:00Z">
        <w:r w:rsidR="00753338" w:rsidRPr="000E6A02" w:rsidDel="009D0809">
          <w:delText xml:space="preserve">schnitt aus </w:delText>
        </w:r>
      </w:del>
      <w:r w:rsidR="00753338" w:rsidRPr="000E6A02">
        <w:t>eine</w:t>
      </w:r>
      <w:del w:id="536" w:author="Felix" w:date="2016-05-27T14:28:00Z">
        <w:r w:rsidR="00753338" w:rsidRPr="000E6A02" w:rsidDel="009D0809">
          <w:delText>r</w:delText>
        </w:r>
      </w:del>
      <w:r w:rsidR="00753338" w:rsidRPr="000E6A02">
        <w:t xml:space="preserve"> solche</w:t>
      </w:r>
      <w:del w:id="537" w:author="Felix" w:date="2016-05-27T14:29:00Z">
        <w:r w:rsidR="00753338" w:rsidRPr="000E6A02" w:rsidDel="009D0809">
          <w:delText>n</w:delText>
        </w:r>
      </w:del>
      <w:r w:rsidR="00753338" w:rsidRPr="000E6A02">
        <w:t xml:space="preserve"> Matrix.</w:t>
      </w:r>
    </w:p>
    <w:p w14:paraId="37FD6060" w14:textId="77777777" w:rsidR="00C407F7" w:rsidRPr="000E6A02" w:rsidRDefault="00C407F7" w:rsidP="003E690F"/>
    <w:tbl>
      <w:tblPr>
        <w:tblStyle w:val="TableGrid"/>
        <w:tblpPr w:leftFromText="180" w:rightFromText="180" w:vertAnchor="text" w:horzAnchor="page" w:tblpX="2887" w:tblpY="206"/>
        <w:tblW w:w="6310" w:type="dxa"/>
        <w:tblBorders>
          <w:insideH w:val="none" w:sz="0" w:space="0" w:color="auto"/>
          <w:insideV w:val="none" w:sz="0" w:space="0" w:color="auto"/>
        </w:tblBorders>
        <w:tblLayout w:type="fixed"/>
        <w:tblLook w:val="04A0" w:firstRow="1" w:lastRow="0" w:firstColumn="1" w:lastColumn="0" w:noHBand="0" w:noVBand="1"/>
        <w:tblPrChange w:id="538" w:author="Felix" w:date="2016-05-27T09:56:00Z">
          <w:tblPr>
            <w:tblStyle w:val="LightList"/>
            <w:tblpPr w:leftFromText="180" w:rightFromText="180" w:vertAnchor="text" w:horzAnchor="page" w:tblpX="2887" w:tblpY="206"/>
            <w:tblW w:w="6310" w:type="dxa"/>
            <w:tblLayout w:type="fixed"/>
            <w:tblLook w:val="04A0" w:firstRow="1" w:lastRow="0" w:firstColumn="1" w:lastColumn="0" w:noHBand="0" w:noVBand="1"/>
          </w:tblPr>
        </w:tblPrChange>
      </w:tblPr>
      <w:tblGrid>
        <w:gridCol w:w="1920"/>
        <w:gridCol w:w="960"/>
        <w:gridCol w:w="960"/>
        <w:gridCol w:w="759"/>
        <w:gridCol w:w="188"/>
        <w:gridCol w:w="228"/>
        <w:gridCol w:w="197"/>
        <w:gridCol w:w="1098"/>
        <w:tblGridChange w:id="539">
          <w:tblGrid>
            <w:gridCol w:w="1920"/>
            <w:gridCol w:w="960"/>
            <w:gridCol w:w="960"/>
            <w:gridCol w:w="759"/>
            <w:gridCol w:w="188"/>
            <w:gridCol w:w="228"/>
            <w:gridCol w:w="197"/>
            <w:gridCol w:w="1098"/>
          </w:tblGrid>
        </w:tblGridChange>
      </w:tblGrid>
      <w:tr w:rsidR="00753338" w:rsidRPr="00921531" w14:paraId="0245B92C" w14:textId="77777777" w:rsidTr="00921531">
        <w:trPr>
          <w:trHeight w:val="257"/>
          <w:trPrChange w:id="540" w:author="Felix" w:date="2016-05-27T09:56:00Z">
            <w:trPr>
              <w:trHeight w:val="257"/>
            </w:trPr>
          </w:trPrChange>
        </w:trPr>
        <w:tc>
          <w:tcPr>
            <w:tcW w:w="1920" w:type="dxa"/>
            <w:tcBorders>
              <w:top w:val="single" w:sz="4" w:space="0" w:color="auto"/>
              <w:bottom w:val="single" w:sz="4" w:space="0" w:color="auto"/>
            </w:tcBorders>
            <w:tcPrChange w:id="541" w:author="Felix" w:date="2016-05-27T09:56:00Z">
              <w:tcPr>
                <w:tcW w:w="1920" w:type="dxa"/>
              </w:tcPr>
            </w:tcPrChange>
          </w:tcPr>
          <w:p w14:paraId="501FE207" w14:textId="77777777" w:rsidR="00753338" w:rsidRPr="00921531" w:rsidRDefault="00753338" w:rsidP="00753338">
            <w:pPr>
              <w:ind w:left="960"/>
              <w:rPr>
                <w:b/>
                <w:sz w:val="22"/>
                <w:szCs w:val="22"/>
                <w:rPrChange w:id="542" w:author="Felix" w:date="2016-05-27T09:56:00Z">
                  <w:rPr>
                    <w:rFonts w:ascii="Lucida Grande" w:hAnsi="Lucida Grande" w:cs="Lucida Grande"/>
                    <w:b/>
                    <w:sz w:val="18"/>
                    <w:szCs w:val="18"/>
                  </w:rPr>
                </w:rPrChange>
              </w:rPr>
            </w:pPr>
          </w:p>
        </w:tc>
        <w:tc>
          <w:tcPr>
            <w:tcW w:w="960" w:type="dxa"/>
            <w:tcBorders>
              <w:top w:val="single" w:sz="4" w:space="0" w:color="auto"/>
              <w:bottom w:val="single" w:sz="4" w:space="0" w:color="auto"/>
            </w:tcBorders>
            <w:tcPrChange w:id="543" w:author="Felix" w:date="2016-05-27T09:56:00Z">
              <w:tcPr>
                <w:tcW w:w="960" w:type="dxa"/>
              </w:tcPr>
            </w:tcPrChange>
          </w:tcPr>
          <w:p w14:paraId="722F0C5E" w14:textId="77777777" w:rsidR="00753338" w:rsidRPr="00921531" w:rsidRDefault="00753338">
            <w:pPr>
              <w:jc w:val="right"/>
              <w:rPr>
                <w:b/>
                <w:sz w:val="22"/>
                <w:szCs w:val="22"/>
                <w:rPrChange w:id="544" w:author="Felix" w:date="2016-05-27T09:56:00Z">
                  <w:rPr>
                    <w:rFonts w:asciiTheme="majorHAnsi" w:eastAsiaTheme="majorEastAsia" w:hAnsiTheme="majorHAnsi" w:cstheme="majorBidi"/>
                    <w:b/>
                    <w:bCs/>
                    <w:color w:val="365F91" w:themeColor="accent1" w:themeShade="BF"/>
                    <w:sz w:val="28"/>
                    <w:szCs w:val="28"/>
                    <w:lang w:val="en-US"/>
                  </w:rPr>
                </w:rPrChange>
              </w:rPr>
              <w:pPrChange w:id="545" w:author="Felix" w:date="2016-05-27T09:57:00Z">
                <w:pPr>
                  <w:keepNext/>
                  <w:keepLines/>
                  <w:framePr w:hSpace="180" w:wrap="around" w:vAnchor="text" w:hAnchor="page" w:x="2887" w:y="206"/>
                  <w:spacing w:before="480" w:line="276" w:lineRule="auto"/>
                </w:pPr>
              </w:pPrChange>
            </w:pPr>
            <w:r w:rsidRPr="00921531">
              <w:rPr>
                <w:b/>
                <w:sz w:val="22"/>
                <w:szCs w:val="22"/>
                <w:rPrChange w:id="546" w:author="Felix" w:date="2016-05-27T09:56:00Z">
                  <w:rPr>
                    <w:b/>
                  </w:rPr>
                </w:rPrChange>
              </w:rPr>
              <w:t>Topik1</w:t>
            </w:r>
          </w:p>
        </w:tc>
        <w:tc>
          <w:tcPr>
            <w:tcW w:w="960" w:type="dxa"/>
            <w:tcBorders>
              <w:top w:val="single" w:sz="4" w:space="0" w:color="auto"/>
              <w:bottom w:val="single" w:sz="4" w:space="0" w:color="auto"/>
            </w:tcBorders>
            <w:tcPrChange w:id="547" w:author="Felix" w:date="2016-05-27T09:56:00Z">
              <w:tcPr>
                <w:tcW w:w="960" w:type="dxa"/>
              </w:tcPr>
            </w:tcPrChange>
          </w:tcPr>
          <w:p w14:paraId="11FA6C96" w14:textId="77777777" w:rsidR="00753338" w:rsidRPr="00921531" w:rsidRDefault="00753338">
            <w:pPr>
              <w:jc w:val="right"/>
              <w:rPr>
                <w:b/>
                <w:sz w:val="22"/>
                <w:szCs w:val="22"/>
                <w:rPrChange w:id="548" w:author="Felix" w:date="2016-05-27T09:56:00Z">
                  <w:rPr>
                    <w:rFonts w:asciiTheme="majorHAnsi" w:eastAsiaTheme="majorEastAsia" w:hAnsiTheme="majorHAnsi" w:cstheme="majorBidi"/>
                    <w:b/>
                    <w:bCs/>
                    <w:color w:val="365F91" w:themeColor="accent1" w:themeShade="BF"/>
                    <w:sz w:val="28"/>
                    <w:szCs w:val="28"/>
                    <w:lang w:val="en-US"/>
                  </w:rPr>
                </w:rPrChange>
              </w:rPr>
              <w:pPrChange w:id="549" w:author="Felix" w:date="2016-05-27T09:57:00Z">
                <w:pPr>
                  <w:keepNext/>
                  <w:keepLines/>
                  <w:framePr w:hSpace="180" w:wrap="around" w:vAnchor="text" w:hAnchor="page" w:x="2887" w:y="206"/>
                  <w:spacing w:before="480" w:line="276" w:lineRule="auto"/>
                </w:pPr>
              </w:pPrChange>
            </w:pPr>
            <w:r w:rsidRPr="00921531">
              <w:rPr>
                <w:b/>
                <w:sz w:val="22"/>
                <w:szCs w:val="22"/>
                <w:rPrChange w:id="550" w:author="Felix" w:date="2016-05-27T09:56:00Z">
                  <w:rPr>
                    <w:b/>
                  </w:rPr>
                </w:rPrChange>
              </w:rPr>
              <w:t>Topik2</w:t>
            </w:r>
          </w:p>
        </w:tc>
        <w:tc>
          <w:tcPr>
            <w:tcW w:w="947" w:type="dxa"/>
            <w:gridSpan w:val="2"/>
            <w:tcBorders>
              <w:top w:val="single" w:sz="4" w:space="0" w:color="auto"/>
              <w:bottom w:val="single" w:sz="4" w:space="0" w:color="auto"/>
            </w:tcBorders>
            <w:tcPrChange w:id="551" w:author="Felix" w:date="2016-05-27T09:56:00Z">
              <w:tcPr>
                <w:tcW w:w="947" w:type="dxa"/>
                <w:gridSpan w:val="2"/>
              </w:tcPr>
            </w:tcPrChange>
          </w:tcPr>
          <w:p w14:paraId="4F246279" w14:textId="77777777" w:rsidR="00753338" w:rsidRPr="00921531" w:rsidRDefault="00753338">
            <w:pPr>
              <w:jc w:val="right"/>
              <w:rPr>
                <w:b/>
                <w:sz w:val="22"/>
                <w:szCs w:val="22"/>
                <w:rPrChange w:id="552" w:author="Felix" w:date="2016-05-27T09:56:00Z">
                  <w:rPr>
                    <w:rFonts w:asciiTheme="majorHAnsi" w:eastAsiaTheme="majorEastAsia" w:hAnsiTheme="majorHAnsi" w:cstheme="majorBidi"/>
                    <w:b/>
                    <w:bCs/>
                    <w:color w:val="365F91" w:themeColor="accent1" w:themeShade="BF"/>
                    <w:sz w:val="28"/>
                    <w:szCs w:val="28"/>
                    <w:lang w:val="en-US"/>
                  </w:rPr>
                </w:rPrChange>
              </w:rPr>
              <w:pPrChange w:id="553" w:author="Felix" w:date="2016-05-27T09:57:00Z">
                <w:pPr>
                  <w:keepNext/>
                  <w:keepLines/>
                  <w:framePr w:hSpace="180" w:wrap="around" w:vAnchor="text" w:hAnchor="page" w:x="2887" w:y="206"/>
                  <w:spacing w:before="480" w:line="276" w:lineRule="auto"/>
                </w:pPr>
              </w:pPrChange>
            </w:pPr>
            <w:r w:rsidRPr="00921531">
              <w:rPr>
                <w:b/>
                <w:sz w:val="22"/>
                <w:szCs w:val="22"/>
                <w:rPrChange w:id="554" w:author="Felix" w:date="2016-05-27T09:56:00Z">
                  <w:rPr>
                    <w:b/>
                  </w:rPr>
                </w:rPrChange>
              </w:rPr>
              <w:t>Topik3</w:t>
            </w:r>
          </w:p>
        </w:tc>
        <w:tc>
          <w:tcPr>
            <w:tcW w:w="425" w:type="dxa"/>
            <w:gridSpan w:val="2"/>
            <w:tcBorders>
              <w:top w:val="single" w:sz="4" w:space="0" w:color="auto"/>
              <w:bottom w:val="single" w:sz="4" w:space="0" w:color="auto"/>
            </w:tcBorders>
            <w:tcPrChange w:id="555" w:author="Felix" w:date="2016-05-27T09:56:00Z">
              <w:tcPr>
                <w:tcW w:w="425" w:type="dxa"/>
                <w:gridSpan w:val="2"/>
              </w:tcPr>
            </w:tcPrChange>
          </w:tcPr>
          <w:p w14:paraId="41E2ADB3" w14:textId="77777777" w:rsidR="00753338" w:rsidRPr="00921531" w:rsidRDefault="00753338">
            <w:pPr>
              <w:jc w:val="right"/>
              <w:rPr>
                <w:b/>
                <w:sz w:val="22"/>
                <w:szCs w:val="22"/>
                <w:rPrChange w:id="556" w:author="Felix" w:date="2016-05-27T09:56:00Z">
                  <w:rPr>
                    <w:b/>
                  </w:rPr>
                </w:rPrChange>
              </w:rPr>
              <w:pPrChange w:id="557" w:author="Felix" w:date="2016-05-27T09:57:00Z">
                <w:pPr>
                  <w:framePr w:hSpace="180" w:wrap="around" w:vAnchor="text" w:hAnchor="page" w:x="2887" w:y="206"/>
                </w:pPr>
              </w:pPrChange>
            </w:pPr>
            <w:r w:rsidRPr="00921531">
              <w:rPr>
                <w:b/>
                <w:sz w:val="22"/>
                <w:szCs w:val="22"/>
                <w:rPrChange w:id="558" w:author="Felix" w:date="2016-05-27T09:56:00Z">
                  <w:rPr>
                    <w:b/>
                  </w:rPr>
                </w:rPrChange>
              </w:rPr>
              <w:t>...</w:t>
            </w:r>
          </w:p>
        </w:tc>
        <w:tc>
          <w:tcPr>
            <w:tcW w:w="1098" w:type="dxa"/>
            <w:tcBorders>
              <w:top w:val="single" w:sz="4" w:space="0" w:color="auto"/>
              <w:bottom w:val="single" w:sz="4" w:space="0" w:color="auto"/>
            </w:tcBorders>
            <w:tcPrChange w:id="559" w:author="Felix" w:date="2016-05-27T09:56:00Z">
              <w:tcPr>
                <w:tcW w:w="1098" w:type="dxa"/>
              </w:tcPr>
            </w:tcPrChange>
          </w:tcPr>
          <w:p w14:paraId="302E7B87" w14:textId="77777777" w:rsidR="00753338" w:rsidRPr="00921531" w:rsidRDefault="00753338">
            <w:pPr>
              <w:jc w:val="right"/>
              <w:rPr>
                <w:b/>
                <w:sz w:val="22"/>
                <w:szCs w:val="22"/>
                <w:rPrChange w:id="560" w:author="Felix" w:date="2016-05-27T09:56:00Z">
                  <w:rPr>
                    <w:rFonts w:asciiTheme="majorHAnsi" w:eastAsiaTheme="majorEastAsia" w:hAnsiTheme="majorHAnsi" w:cstheme="majorBidi"/>
                    <w:b/>
                    <w:bCs/>
                    <w:color w:val="365F91" w:themeColor="accent1" w:themeShade="BF"/>
                    <w:sz w:val="28"/>
                    <w:szCs w:val="28"/>
                    <w:lang w:val="en-US"/>
                  </w:rPr>
                </w:rPrChange>
              </w:rPr>
              <w:pPrChange w:id="561" w:author="Felix" w:date="2016-05-27T09:57:00Z">
                <w:pPr>
                  <w:keepNext/>
                  <w:keepLines/>
                  <w:framePr w:hSpace="180" w:wrap="around" w:vAnchor="text" w:hAnchor="page" w:x="2887" w:y="206"/>
                  <w:spacing w:before="480" w:line="276" w:lineRule="auto"/>
                </w:pPr>
              </w:pPrChange>
            </w:pPr>
            <w:r w:rsidRPr="00921531">
              <w:rPr>
                <w:b/>
                <w:sz w:val="22"/>
                <w:szCs w:val="22"/>
                <w:rPrChange w:id="562" w:author="Felix" w:date="2016-05-27T09:56:00Z">
                  <w:rPr>
                    <w:b/>
                  </w:rPr>
                </w:rPrChange>
              </w:rPr>
              <w:t>Topik30</w:t>
            </w:r>
          </w:p>
        </w:tc>
      </w:tr>
      <w:tr w:rsidR="00753338" w:rsidRPr="00921531" w14:paraId="39426AF7" w14:textId="77777777" w:rsidTr="00921531">
        <w:trPr>
          <w:trHeight w:val="257"/>
          <w:trPrChange w:id="563" w:author="Felix" w:date="2016-05-27T09:56:00Z">
            <w:trPr>
              <w:trHeight w:val="257"/>
            </w:trPr>
          </w:trPrChange>
        </w:trPr>
        <w:tc>
          <w:tcPr>
            <w:tcW w:w="1920" w:type="dxa"/>
            <w:tcBorders>
              <w:top w:val="single" w:sz="4" w:space="0" w:color="auto"/>
            </w:tcBorders>
            <w:tcPrChange w:id="564" w:author="Felix" w:date="2016-05-27T09:56:00Z">
              <w:tcPr>
                <w:tcW w:w="1920" w:type="dxa"/>
              </w:tcPr>
            </w:tcPrChange>
          </w:tcPr>
          <w:p w14:paraId="47DD7944" w14:textId="77777777" w:rsidR="00753338" w:rsidRPr="00921531" w:rsidRDefault="00753338" w:rsidP="00753338">
            <w:pPr>
              <w:rPr>
                <w:b/>
                <w:sz w:val="22"/>
                <w:szCs w:val="22"/>
                <w:rPrChange w:id="565" w:author="Felix" w:date="2016-05-27T09:56:00Z">
                  <w:rPr>
                    <w:b/>
                  </w:rPr>
                </w:rPrChange>
              </w:rPr>
            </w:pPr>
            <w:r w:rsidRPr="00921531">
              <w:rPr>
                <w:b/>
                <w:sz w:val="22"/>
                <w:szCs w:val="22"/>
                <w:rPrChange w:id="566" w:author="Felix" w:date="2016-05-27T09:56:00Z">
                  <w:rPr>
                    <w:b/>
                  </w:rPr>
                </w:rPrChange>
              </w:rPr>
              <w:t>Dokument_1</w:t>
            </w:r>
          </w:p>
        </w:tc>
        <w:tc>
          <w:tcPr>
            <w:tcW w:w="960" w:type="dxa"/>
            <w:tcBorders>
              <w:top w:val="single" w:sz="4" w:space="0" w:color="auto"/>
            </w:tcBorders>
            <w:tcPrChange w:id="567" w:author="Felix" w:date="2016-05-27T09:56:00Z">
              <w:tcPr>
                <w:tcW w:w="960" w:type="dxa"/>
                <w:vAlign w:val="center"/>
              </w:tcPr>
            </w:tcPrChange>
          </w:tcPr>
          <w:p w14:paraId="16820CF6" w14:textId="77777777" w:rsidR="00753338" w:rsidRPr="00921531" w:rsidRDefault="00753338" w:rsidP="00921531">
            <w:pPr>
              <w:keepNext/>
              <w:keepLines/>
              <w:spacing w:before="480" w:line="276" w:lineRule="auto"/>
              <w:jc w:val="right"/>
              <w:rPr>
                <w:sz w:val="22"/>
                <w:szCs w:val="22"/>
                <w:rPrChange w:id="568"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69" w:author="Felix" w:date="2016-05-27T09:56:00Z">
                  <w:rPr>
                    <w:bCs/>
                  </w:rPr>
                </w:rPrChange>
              </w:rPr>
              <w:t xml:space="preserve">.067   </w:t>
            </w:r>
          </w:p>
        </w:tc>
        <w:tc>
          <w:tcPr>
            <w:tcW w:w="960" w:type="dxa"/>
            <w:tcBorders>
              <w:top w:val="single" w:sz="4" w:space="0" w:color="auto"/>
            </w:tcBorders>
            <w:tcPrChange w:id="570" w:author="Felix" w:date="2016-05-27T09:56:00Z">
              <w:tcPr>
                <w:tcW w:w="960" w:type="dxa"/>
                <w:vAlign w:val="center"/>
              </w:tcPr>
            </w:tcPrChange>
          </w:tcPr>
          <w:p w14:paraId="1637E906" w14:textId="77777777" w:rsidR="00753338" w:rsidRPr="00921531" w:rsidRDefault="00753338" w:rsidP="00921531">
            <w:pPr>
              <w:keepNext/>
              <w:keepLines/>
              <w:spacing w:before="480" w:line="276" w:lineRule="auto"/>
              <w:jc w:val="right"/>
              <w:rPr>
                <w:sz w:val="22"/>
                <w:szCs w:val="22"/>
                <w:rPrChange w:id="571"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72" w:author="Felix" w:date="2016-05-27T09:56:00Z">
                  <w:rPr>
                    <w:bCs/>
                  </w:rPr>
                </w:rPrChange>
              </w:rPr>
              <w:t>.045</w:t>
            </w:r>
          </w:p>
        </w:tc>
        <w:tc>
          <w:tcPr>
            <w:tcW w:w="759" w:type="dxa"/>
            <w:tcBorders>
              <w:top w:val="single" w:sz="4" w:space="0" w:color="auto"/>
            </w:tcBorders>
            <w:tcPrChange w:id="573" w:author="Felix" w:date="2016-05-27T09:56:00Z">
              <w:tcPr>
                <w:tcW w:w="759" w:type="dxa"/>
                <w:vAlign w:val="center"/>
              </w:tcPr>
            </w:tcPrChange>
          </w:tcPr>
          <w:p w14:paraId="79F352BC" w14:textId="77777777" w:rsidR="00753338" w:rsidRPr="00921531" w:rsidRDefault="00753338" w:rsidP="00921531">
            <w:pPr>
              <w:keepNext/>
              <w:keepLines/>
              <w:spacing w:before="480" w:line="276" w:lineRule="auto"/>
              <w:jc w:val="right"/>
              <w:rPr>
                <w:sz w:val="22"/>
                <w:szCs w:val="22"/>
                <w:rPrChange w:id="574"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75" w:author="Felix" w:date="2016-05-27T09:56:00Z">
                  <w:rPr>
                    <w:bCs/>
                  </w:rPr>
                </w:rPrChange>
              </w:rPr>
              <w:softHyphen/>
              <w:t>-.002</w:t>
            </w:r>
          </w:p>
        </w:tc>
        <w:tc>
          <w:tcPr>
            <w:tcW w:w="416" w:type="dxa"/>
            <w:gridSpan w:val="2"/>
            <w:tcBorders>
              <w:top w:val="single" w:sz="4" w:space="0" w:color="auto"/>
            </w:tcBorders>
            <w:tcPrChange w:id="576" w:author="Felix" w:date="2016-05-27T09:56:00Z">
              <w:tcPr>
                <w:tcW w:w="416" w:type="dxa"/>
                <w:gridSpan w:val="2"/>
                <w:vAlign w:val="center"/>
              </w:tcPr>
            </w:tcPrChange>
          </w:tcPr>
          <w:p w14:paraId="06B9E20C" w14:textId="77777777" w:rsidR="00753338" w:rsidRPr="00921531" w:rsidRDefault="00753338" w:rsidP="00921531">
            <w:pPr>
              <w:ind w:left="960"/>
              <w:jc w:val="right"/>
              <w:rPr>
                <w:sz w:val="22"/>
                <w:szCs w:val="22"/>
                <w:rPrChange w:id="577" w:author="Felix" w:date="2016-05-27T09:56:00Z">
                  <w:rPr>
                    <w:rFonts w:ascii="Lucida Grande" w:hAnsi="Lucida Grande" w:cs="Lucida Grande"/>
                    <w:sz w:val="18"/>
                    <w:szCs w:val="18"/>
                  </w:rPr>
                </w:rPrChange>
              </w:rPr>
            </w:pPr>
          </w:p>
        </w:tc>
        <w:tc>
          <w:tcPr>
            <w:tcW w:w="1295" w:type="dxa"/>
            <w:gridSpan w:val="2"/>
            <w:tcBorders>
              <w:top w:val="single" w:sz="4" w:space="0" w:color="auto"/>
            </w:tcBorders>
            <w:tcPrChange w:id="578" w:author="Felix" w:date="2016-05-27T09:56:00Z">
              <w:tcPr>
                <w:tcW w:w="1295" w:type="dxa"/>
                <w:gridSpan w:val="2"/>
                <w:vAlign w:val="center"/>
              </w:tcPr>
            </w:tcPrChange>
          </w:tcPr>
          <w:p w14:paraId="2421A1A1" w14:textId="77777777" w:rsidR="00753338" w:rsidRPr="00921531" w:rsidRDefault="00753338" w:rsidP="00921531">
            <w:pPr>
              <w:keepNext/>
              <w:keepLines/>
              <w:spacing w:before="480" w:line="276" w:lineRule="auto"/>
              <w:jc w:val="right"/>
              <w:rPr>
                <w:sz w:val="22"/>
                <w:szCs w:val="22"/>
                <w:rPrChange w:id="579"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80" w:author="Felix" w:date="2016-05-27T09:56:00Z">
                  <w:rPr>
                    <w:bCs/>
                  </w:rPr>
                </w:rPrChange>
              </w:rPr>
              <w:t>-.040</w:t>
            </w:r>
          </w:p>
        </w:tc>
      </w:tr>
      <w:tr w:rsidR="00753338" w:rsidRPr="00921531" w14:paraId="4F68BF43" w14:textId="77777777" w:rsidTr="00921531">
        <w:trPr>
          <w:trHeight w:val="271"/>
          <w:trPrChange w:id="581" w:author="Felix" w:date="2016-05-27T09:56:00Z">
            <w:trPr>
              <w:trHeight w:val="271"/>
            </w:trPr>
          </w:trPrChange>
        </w:trPr>
        <w:tc>
          <w:tcPr>
            <w:tcW w:w="1920" w:type="dxa"/>
            <w:tcPrChange w:id="582" w:author="Felix" w:date="2016-05-27T09:56:00Z">
              <w:tcPr>
                <w:tcW w:w="1920" w:type="dxa"/>
              </w:tcPr>
            </w:tcPrChange>
          </w:tcPr>
          <w:p w14:paraId="440E5887" w14:textId="77777777" w:rsidR="00753338" w:rsidRPr="00921531" w:rsidRDefault="00753338" w:rsidP="00753338">
            <w:pPr>
              <w:rPr>
                <w:b/>
                <w:sz w:val="22"/>
                <w:szCs w:val="22"/>
                <w:rPrChange w:id="583" w:author="Felix" w:date="2016-05-27T09:56:00Z">
                  <w:rPr>
                    <w:b/>
                  </w:rPr>
                </w:rPrChange>
              </w:rPr>
            </w:pPr>
            <w:r w:rsidRPr="00921531">
              <w:rPr>
                <w:b/>
                <w:sz w:val="22"/>
                <w:szCs w:val="22"/>
                <w:rPrChange w:id="584" w:author="Felix" w:date="2016-05-27T09:56:00Z">
                  <w:rPr>
                    <w:b/>
                  </w:rPr>
                </w:rPrChange>
              </w:rPr>
              <w:t>Dokument_2</w:t>
            </w:r>
          </w:p>
        </w:tc>
        <w:tc>
          <w:tcPr>
            <w:tcW w:w="960" w:type="dxa"/>
            <w:tcPrChange w:id="585" w:author="Felix" w:date="2016-05-27T09:56:00Z">
              <w:tcPr>
                <w:tcW w:w="960" w:type="dxa"/>
                <w:vAlign w:val="center"/>
              </w:tcPr>
            </w:tcPrChange>
          </w:tcPr>
          <w:p w14:paraId="756701DD" w14:textId="77777777" w:rsidR="00753338" w:rsidRPr="00921531" w:rsidRDefault="00753338" w:rsidP="00921531">
            <w:pPr>
              <w:keepNext/>
              <w:keepLines/>
              <w:spacing w:before="480" w:line="276" w:lineRule="auto"/>
              <w:jc w:val="right"/>
              <w:rPr>
                <w:sz w:val="22"/>
                <w:szCs w:val="22"/>
                <w:rPrChange w:id="586"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87" w:author="Felix" w:date="2016-05-27T09:56:00Z">
                  <w:rPr>
                    <w:bCs/>
                  </w:rPr>
                </w:rPrChange>
              </w:rPr>
              <w:t>.148</w:t>
            </w:r>
          </w:p>
        </w:tc>
        <w:tc>
          <w:tcPr>
            <w:tcW w:w="960" w:type="dxa"/>
            <w:tcPrChange w:id="588" w:author="Felix" w:date="2016-05-27T09:56:00Z">
              <w:tcPr>
                <w:tcW w:w="960" w:type="dxa"/>
                <w:vAlign w:val="center"/>
              </w:tcPr>
            </w:tcPrChange>
          </w:tcPr>
          <w:p w14:paraId="0BBF7ECA" w14:textId="77777777" w:rsidR="00753338" w:rsidRPr="00921531" w:rsidRDefault="00753338" w:rsidP="00921531">
            <w:pPr>
              <w:keepNext/>
              <w:keepLines/>
              <w:spacing w:before="480" w:line="276" w:lineRule="auto"/>
              <w:jc w:val="right"/>
              <w:rPr>
                <w:sz w:val="22"/>
                <w:szCs w:val="22"/>
                <w:rPrChange w:id="589"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90" w:author="Felix" w:date="2016-05-27T09:56:00Z">
                  <w:rPr>
                    <w:bCs/>
                  </w:rPr>
                </w:rPrChange>
              </w:rPr>
              <w:t>.123</w:t>
            </w:r>
          </w:p>
        </w:tc>
        <w:tc>
          <w:tcPr>
            <w:tcW w:w="759" w:type="dxa"/>
            <w:tcPrChange w:id="591" w:author="Felix" w:date="2016-05-27T09:56:00Z">
              <w:tcPr>
                <w:tcW w:w="759" w:type="dxa"/>
                <w:vAlign w:val="center"/>
              </w:tcPr>
            </w:tcPrChange>
          </w:tcPr>
          <w:p w14:paraId="4C6FB677" w14:textId="77777777" w:rsidR="00753338" w:rsidRPr="00921531" w:rsidRDefault="00753338" w:rsidP="00921531">
            <w:pPr>
              <w:keepNext/>
              <w:keepLines/>
              <w:spacing w:before="480" w:line="276" w:lineRule="auto"/>
              <w:jc w:val="right"/>
              <w:rPr>
                <w:sz w:val="22"/>
                <w:szCs w:val="22"/>
                <w:rPrChange w:id="59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93" w:author="Felix" w:date="2016-05-27T09:56:00Z">
                  <w:rPr>
                    <w:bCs/>
                  </w:rPr>
                </w:rPrChange>
              </w:rPr>
              <w:t>-.007</w:t>
            </w:r>
          </w:p>
        </w:tc>
        <w:tc>
          <w:tcPr>
            <w:tcW w:w="416" w:type="dxa"/>
            <w:gridSpan w:val="2"/>
            <w:tcPrChange w:id="594" w:author="Felix" w:date="2016-05-27T09:56:00Z">
              <w:tcPr>
                <w:tcW w:w="416" w:type="dxa"/>
                <w:gridSpan w:val="2"/>
                <w:vAlign w:val="center"/>
              </w:tcPr>
            </w:tcPrChange>
          </w:tcPr>
          <w:p w14:paraId="74B7DE13" w14:textId="77777777" w:rsidR="00753338" w:rsidRPr="00921531" w:rsidRDefault="00753338" w:rsidP="00921531">
            <w:pPr>
              <w:ind w:left="960"/>
              <w:jc w:val="right"/>
              <w:rPr>
                <w:sz w:val="22"/>
                <w:szCs w:val="22"/>
                <w:rPrChange w:id="595" w:author="Felix" w:date="2016-05-27T09:56:00Z">
                  <w:rPr>
                    <w:rFonts w:ascii="Lucida Grande" w:hAnsi="Lucida Grande" w:cs="Lucida Grande"/>
                    <w:sz w:val="18"/>
                    <w:szCs w:val="18"/>
                  </w:rPr>
                </w:rPrChange>
              </w:rPr>
            </w:pPr>
          </w:p>
        </w:tc>
        <w:tc>
          <w:tcPr>
            <w:tcW w:w="1295" w:type="dxa"/>
            <w:gridSpan w:val="2"/>
            <w:tcPrChange w:id="596" w:author="Felix" w:date="2016-05-27T09:56:00Z">
              <w:tcPr>
                <w:tcW w:w="1295" w:type="dxa"/>
                <w:gridSpan w:val="2"/>
                <w:vAlign w:val="center"/>
              </w:tcPr>
            </w:tcPrChange>
          </w:tcPr>
          <w:p w14:paraId="4CCF7FDA" w14:textId="77777777" w:rsidR="00753338" w:rsidRPr="00921531" w:rsidRDefault="00753338" w:rsidP="00921531">
            <w:pPr>
              <w:keepNext/>
              <w:keepLines/>
              <w:spacing w:before="480" w:line="276" w:lineRule="auto"/>
              <w:jc w:val="right"/>
              <w:rPr>
                <w:sz w:val="22"/>
                <w:szCs w:val="22"/>
                <w:rPrChange w:id="597"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98" w:author="Felix" w:date="2016-05-27T09:56:00Z">
                  <w:rPr>
                    <w:bCs/>
                  </w:rPr>
                </w:rPrChange>
              </w:rPr>
              <w:t xml:space="preserve">  .008</w:t>
            </w:r>
          </w:p>
        </w:tc>
      </w:tr>
      <w:tr w:rsidR="00753338" w:rsidRPr="00921531" w14:paraId="3E1FAA5E" w14:textId="77777777" w:rsidTr="00921531">
        <w:trPr>
          <w:trHeight w:val="271"/>
          <w:trPrChange w:id="599" w:author="Felix" w:date="2016-05-27T09:56:00Z">
            <w:trPr>
              <w:trHeight w:val="271"/>
            </w:trPr>
          </w:trPrChange>
        </w:trPr>
        <w:tc>
          <w:tcPr>
            <w:tcW w:w="1920" w:type="dxa"/>
            <w:tcPrChange w:id="600" w:author="Felix" w:date="2016-05-27T09:56:00Z">
              <w:tcPr>
                <w:tcW w:w="1920" w:type="dxa"/>
              </w:tcPr>
            </w:tcPrChange>
          </w:tcPr>
          <w:p w14:paraId="007E4ADB" w14:textId="77777777" w:rsidR="00753338" w:rsidRPr="00921531" w:rsidRDefault="00753338" w:rsidP="00753338">
            <w:pPr>
              <w:rPr>
                <w:b/>
                <w:sz w:val="22"/>
                <w:szCs w:val="22"/>
                <w:rPrChange w:id="601" w:author="Felix" w:date="2016-05-27T09:56:00Z">
                  <w:rPr>
                    <w:b/>
                  </w:rPr>
                </w:rPrChange>
              </w:rPr>
            </w:pPr>
            <w:r w:rsidRPr="00921531">
              <w:rPr>
                <w:b/>
                <w:sz w:val="22"/>
                <w:szCs w:val="22"/>
                <w:rPrChange w:id="602" w:author="Felix" w:date="2016-05-27T09:56:00Z">
                  <w:rPr>
                    <w:b/>
                  </w:rPr>
                </w:rPrChange>
              </w:rPr>
              <w:t>Dokument_3</w:t>
            </w:r>
          </w:p>
        </w:tc>
        <w:tc>
          <w:tcPr>
            <w:tcW w:w="960" w:type="dxa"/>
            <w:tcPrChange w:id="603" w:author="Felix" w:date="2016-05-27T09:56:00Z">
              <w:tcPr>
                <w:tcW w:w="960" w:type="dxa"/>
                <w:vAlign w:val="center"/>
              </w:tcPr>
            </w:tcPrChange>
          </w:tcPr>
          <w:p w14:paraId="080A5B0D" w14:textId="77777777" w:rsidR="00753338" w:rsidRPr="00921531" w:rsidRDefault="00753338" w:rsidP="00921531">
            <w:pPr>
              <w:keepNext/>
              <w:keepLines/>
              <w:spacing w:before="480" w:line="276" w:lineRule="auto"/>
              <w:jc w:val="right"/>
              <w:rPr>
                <w:sz w:val="22"/>
                <w:szCs w:val="22"/>
                <w:rPrChange w:id="604"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05" w:author="Felix" w:date="2016-05-27T09:56:00Z">
                  <w:rPr>
                    <w:bCs/>
                  </w:rPr>
                </w:rPrChange>
              </w:rPr>
              <w:t>.093</w:t>
            </w:r>
          </w:p>
        </w:tc>
        <w:tc>
          <w:tcPr>
            <w:tcW w:w="960" w:type="dxa"/>
            <w:tcPrChange w:id="606" w:author="Felix" w:date="2016-05-27T09:56:00Z">
              <w:tcPr>
                <w:tcW w:w="960" w:type="dxa"/>
                <w:vAlign w:val="center"/>
              </w:tcPr>
            </w:tcPrChange>
          </w:tcPr>
          <w:p w14:paraId="1053AAA3" w14:textId="77777777" w:rsidR="00753338" w:rsidRPr="00921531" w:rsidRDefault="00753338" w:rsidP="00921531">
            <w:pPr>
              <w:keepNext/>
              <w:keepLines/>
              <w:spacing w:before="480" w:line="276" w:lineRule="auto"/>
              <w:jc w:val="right"/>
              <w:rPr>
                <w:sz w:val="22"/>
                <w:szCs w:val="22"/>
                <w:rPrChange w:id="607"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08" w:author="Felix" w:date="2016-05-27T09:56:00Z">
                  <w:rPr>
                    <w:bCs/>
                  </w:rPr>
                </w:rPrChange>
              </w:rPr>
              <w:t>.171</w:t>
            </w:r>
          </w:p>
        </w:tc>
        <w:tc>
          <w:tcPr>
            <w:tcW w:w="759" w:type="dxa"/>
            <w:tcPrChange w:id="609" w:author="Felix" w:date="2016-05-27T09:56:00Z">
              <w:tcPr>
                <w:tcW w:w="759" w:type="dxa"/>
                <w:vAlign w:val="center"/>
              </w:tcPr>
            </w:tcPrChange>
          </w:tcPr>
          <w:p w14:paraId="74C5F4EF" w14:textId="77777777" w:rsidR="00753338" w:rsidRPr="00921531" w:rsidRDefault="00753338" w:rsidP="00921531">
            <w:pPr>
              <w:keepNext/>
              <w:keepLines/>
              <w:spacing w:before="480" w:line="276" w:lineRule="auto"/>
              <w:jc w:val="right"/>
              <w:rPr>
                <w:sz w:val="22"/>
                <w:szCs w:val="22"/>
                <w:rPrChange w:id="610"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11" w:author="Felix" w:date="2016-05-27T09:56:00Z">
                  <w:rPr>
                    <w:bCs/>
                  </w:rPr>
                </w:rPrChange>
              </w:rPr>
              <w:t xml:space="preserve"> .026</w:t>
            </w:r>
          </w:p>
        </w:tc>
        <w:tc>
          <w:tcPr>
            <w:tcW w:w="416" w:type="dxa"/>
            <w:gridSpan w:val="2"/>
            <w:tcPrChange w:id="612" w:author="Felix" w:date="2016-05-27T09:56:00Z">
              <w:tcPr>
                <w:tcW w:w="416" w:type="dxa"/>
                <w:gridSpan w:val="2"/>
                <w:vAlign w:val="center"/>
              </w:tcPr>
            </w:tcPrChange>
          </w:tcPr>
          <w:p w14:paraId="6952627B" w14:textId="77777777" w:rsidR="00753338" w:rsidRPr="00921531" w:rsidRDefault="00753338" w:rsidP="00921531">
            <w:pPr>
              <w:ind w:left="960"/>
              <w:jc w:val="right"/>
              <w:rPr>
                <w:sz w:val="22"/>
                <w:szCs w:val="22"/>
                <w:rPrChange w:id="613" w:author="Felix" w:date="2016-05-27T09:56:00Z">
                  <w:rPr>
                    <w:rFonts w:ascii="Lucida Grande" w:hAnsi="Lucida Grande" w:cs="Lucida Grande"/>
                    <w:sz w:val="18"/>
                    <w:szCs w:val="18"/>
                  </w:rPr>
                </w:rPrChange>
              </w:rPr>
            </w:pPr>
          </w:p>
        </w:tc>
        <w:tc>
          <w:tcPr>
            <w:tcW w:w="1295" w:type="dxa"/>
            <w:gridSpan w:val="2"/>
            <w:tcPrChange w:id="614" w:author="Felix" w:date="2016-05-27T09:56:00Z">
              <w:tcPr>
                <w:tcW w:w="1295" w:type="dxa"/>
                <w:gridSpan w:val="2"/>
                <w:vAlign w:val="center"/>
              </w:tcPr>
            </w:tcPrChange>
          </w:tcPr>
          <w:p w14:paraId="1898EF43" w14:textId="77777777" w:rsidR="00753338" w:rsidRPr="00921531" w:rsidRDefault="00753338" w:rsidP="00921531">
            <w:pPr>
              <w:keepNext/>
              <w:keepLines/>
              <w:spacing w:before="480" w:line="276" w:lineRule="auto"/>
              <w:jc w:val="right"/>
              <w:rPr>
                <w:sz w:val="22"/>
                <w:szCs w:val="22"/>
                <w:rPrChange w:id="61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16" w:author="Felix" w:date="2016-05-27T09:56:00Z">
                  <w:rPr>
                    <w:bCs/>
                  </w:rPr>
                </w:rPrChange>
              </w:rPr>
              <w:t xml:space="preserve">  .083</w:t>
            </w:r>
          </w:p>
        </w:tc>
      </w:tr>
      <w:tr w:rsidR="00753338" w:rsidRPr="00921531" w14:paraId="10E5349C" w14:textId="77777777" w:rsidTr="00921531">
        <w:trPr>
          <w:trHeight w:val="271"/>
          <w:trPrChange w:id="617" w:author="Felix" w:date="2016-05-27T09:56:00Z">
            <w:trPr>
              <w:trHeight w:val="271"/>
            </w:trPr>
          </w:trPrChange>
        </w:trPr>
        <w:tc>
          <w:tcPr>
            <w:tcW w:w="1920" w:type="dxa"/>
            <w:tcPrChange w:id="618" w:author="Felix" w:date="2016-05-27T09:56:00Z">
              <w:tcPr>
                <w:tcW w:w="1920" w:type="dxa"/>
              </w:tcPr>
            </w:tcPrChange>
          </w:tcPr>
          <w:p w14:paraId="5FD7A77F" w14:textId="77777777" w:rsidR="00753338" w:rsidRPr="00921531" w:rsidRDefault="00753338" w:rsidP="00753338">
            <w:pPr>
              <w:rPr>
                <w:b/>
                <w:sz w:val="22"/>
                <w:szCs w:val="22"/>
                <w:rPrChange w:id="619" w:author="Felix" w:date="2016-05-27T09:56:00Z">
                  <w:rPr>
                    <w:b/>
                  </w:rPr>
                </w:rPrChange>
              </w:rPr>
            </w:pPr>
            <w:r w:rsidRPr="00921531">
              <w:rPr>
                <w:b/>
                <w:sz w:val="22"/>
                <w:szCs w:val="22"/>
                <w:rPrChange w:id="620" w:author="Felix" w:date="2016-05-27T09:56:00Z">
                  <w:rPr>
                    <w:b/>
                  </w:rPr>
                </w:rPrChange>
              </w:rPr>
              <w:t>...</w:t>
            </w:r>
          </w:p>
        </w:tc>
        <w:tc>
          <w:tcPr>
            <w:tcW w:w="960" w:type="dxa"/>
            <w:tcPrChange w:id="621" w:author="Felix" w:date="2016-05-27T09:56:00Z">
              <w:tcPr>
                <w:tcW w:w="960" w:type="dxa"/>
                <w:vAlign w:val="center"/>
              </w:tcPr>
            </w:tcPrChange>
          </w:tcPr>
          <w:p w14:paraId="6F419AAF" w14:textId="59D4A277" w:rsidR="00753338" w:rsidRPr="00921531" w:rsidRDefault="00753338" w:rsidP="00921531">
            <w:pPr>
              <w:ind w:left="960"/>
              <w:jc w:val="right"/>
              <w:rPr>
                <w:sz w:val="22"/>
                <w:szCs w:val="22"/>
                <w:rPrChange w:id="622" w:author="Felix" w:date="2016-05-27T09:56:00Z">
                  <w:rPr>
                    <w:rFonts w:ascii="Lucida Grande" w:hAnsi="Lucida Grande" w:cs="Lucida Grande"/>
                    <w:sz w:val="18"/>
                    <w:szCs w:val="18"/>
                  </w:rPr>
                </w:rPrChange>
              </w:rPr>
            </w:pPr>
          </w:p>
        </w:tc>
        <w:tc>
          <w:tcPr>
            <w:tcW w:w="960" w:type="dxa"/>
            <w:tcPrChange w:id="623" w:author="Felix" w:date="2016-05-27T09:56:00Z">
              <w:tcPr>
                <w:tcW w:w="960" w:type="dxa"/>
                <w:vAlign w:val="center"/>
              </w:tcPr>
            </w:tcPrChange>
          </w:tcPr>
          <w:p w14:paraId="42D82CD3" w14:textId="77777777" w:rsidR="00753338" w:rsidRPr="00921531" w:rsidRDefault="00753338" w:rsidP="00921531">
            <w:pPr>
              <w:ind w:left="960"/>
              <w:jc w:val="right"/>
              <w:rPr>
                <w:sz w:val="22"/>
                <w:szCs w:val="22"/>
                <w:rPrChange w:id="624" w:author="Felix" w:date="2016-05-27T09:56:00Z">
                  <w:rPr>
                    <w:rFonts w:ascii="Lucida Grande" w:hAnsi="Lucida Grande" w:cs="Lucida Grande"/>
                    <w:sz w:val="18"/>
                    <w:szCs w:val="18"/>
                  </w:rPr>
                </w:rPrChange>
              </w:rPr>
            </w:pPr>
          </w:p>
        </w:tc>
        <w:tc>
          <w:tcPr>
            <w:tcW w:w="759" w:type="dxa"/>
            <w:tcPrChange w:id="625" w:author="Felix" w:date="2016-05-27T09:56:00Z">
              <w:tcPr>
                <w:tcW w:w="759" w:type="dxa"/>
                <w:vAlign w:val="center"/>
              </w:tcPr>
            </w:tcPrChange>
          </w:tcPr>
          <w:p w14:paraId="7A3C813A" w14:textId="77777777" w:rsidR="00753338" w:rsidRPr="00921531" w:rsidRDefault="00753338" w:rsidP="00921531">
            <w:pPr>
              <w:ind w:left="960"/>
              <w:jc w:val="right"/>
              <w:rPr>
                <w:sz w:val="22"/>
                <w:szCs w:val="22"/>
                <w:rPrChange w:id="626" w:author="Felix" w:date="2016-05-27T09:56:00Z">
                  <w:rPr>
                    <w:rFonts w:ascii="Lucida Grande" w:hAnsi="Lucida Grande" w:cs="Lucida Grande"/>
                    <w:sz w:val="18"/>
                    <w:szCs w:val="18"/>
                  </w:rPr>
                </w:rPrChange>
              </w:rPr>
            </w:pPr>
          </w:p>
        </w:tc>
        <w:tc>
          <w:tcPr>
            <w:tcW w:w="416" w:type="dxa"/>
            <w:gridSpan w:val="2"/>
            <w:tcPrChange w:id="627" w:author="Felix" w:date="2016-05-27T09:56:00Z">
              <w:tcPr>
                <w:tcW w:w="416" w:type="dxa"/>
                <w:gridSpan w:val="2"/>
                <w:vAlign w:val="center"/>
              </w:tcPr>
            </w:tcPrChange>
          </w:tcPr>
          <w:p w14:paraId="7E368175" w14:textId="77777777" w:rsidR="00753338" w:rsidRPr="00921531" w:rsidRDefault="00753338" w:rsidP="00921531">
            <w:pPr>
              <w:ind w:left="960"/>
              <w:jc w:val="right"/>
              <w:rPr>
                <w:sz w:val="22"/>
                <w:szCs w:val="22"/>
                <w:rPrChange w:id="628" w:author="Felix" w:date="2016-05-27T09:56:00Z">
                  <w:rPr>
                    <w:rFonts w:ascii="Lucida Grande" w:hAnsi="Lucida Grande" w:cs="Lucida Grande"/>
                    <w:sz w:val="18"/>
                    <w:szCs w:val="18"/>
                  </w:rPr>
                </w:rPrChange>
              </w:rPr>
            </w:pPr>
          </w:p>
        </w:tc>
        <w:tc>
          <w:tcPr>
            <w:tcW w:w="1295" w:type="dxa"/>
            <w:gridSpan w:val="2"/>
            <w:tcPrChange w:id="629" w:author="Felix" w:date="2016-05-27T09:56:00Z">
              <w:tcPr>
                <w:tcW w:w="1295" w:type="dxa"/>
                <w:gridSpan w:val="2"/>
                <w:vAlign w:val="center"/>
              </w:tcPr>
            </w:tcPrChange>
          </w:tcPr>
          <w:p w14:paraId="0C115B38" w14:textId="77777777" w:rsidR="00753338" w:rsidRPr="00921531" w:rsidRDefault="00753338" w:rsidP="00921531">
            <w:pPr>
              <w:ind w:left="960"/>
              <w:jc w:val="right"/>
              <w:rPr>
                <w:sz w:val="22"/>
                <w:szCs w:val="22"/>
                <w:rPrChange w:id="630" w:author="Felix" w:date="2016-05-27T09:56:00Z">
                  <w:rPr>
                    <w:rFonts w:ascii="Lucida Grande" w:hAnsi="Lucida Grande" w:cs="Lucida Grande"/>
                    <w:sz w:val="18"/>
                    <w:szCs w:val="18"/>
                  </w:rPr>
                </w:rPrChange>
              </w:rPr>
            </w:pPr>
          </w:p>
        </w:tc>
      </w:tr>
      <w:tr w:rsidR="00753338" w:rsidRPr="00921531" w14:paraId="71FB747B" w14:textId="77777777" w:rsidTr="00921531">
        <w:trPr>
          <w:trHeight w:val="271"/>
          <w:trPrChange w:id="631" w:author="Felix" w:date="2016-05-27T09:56:00Z">
            <w:trPr>
              <w:trHeight w:val="271"/>
            </w:trPr>
          </w:trPrChange>
        </w:trPr>
        <w:tc>
          <w:tcPr>
            <w:tcW w:w="1920" w:type="dxa"/>
            <w:tcPrChange w:id="632" w:author="Felix" w:date="2016-05-27T09:56:00Z">
              <w:tcPr>
                <w:tcW w:w="1920" w:type="dxa"/>
              </w:tcPr>
            </w:tcPrChange>
          </w:tcPr>
          <w:p w14:paraId="4420002A" w14:textId="77777777" w:rsidR="00753338" w:rsidRPr="00921531" w:rsidRDefault="00753338" w:rsidP="00753338">
            <w:pPr>
              <w:rPr>
                <w:b/>
                <w:sz w:val="22"/>
                <w:szCs w:val="22"/>
                <w:rPrChange w:id="633" w:author="Felix" w:date="2016-05-27T09:56:00Z">
                  <w:rPr>
                    <w:b/>
                  </w:rPr>
                </w:rPrChange>
              </w:rPr>
            </w:pPr>
            <w:r w:rsidRPr="00921531">
              <w:rPr>
                <w:b/>
                <w:sz w:val="22"/>
                <w:szCs w:val="22"/>
                <w:rPrChange w:id="634" w:author="Felix" w:date="2016-05-27T09:56:00Z">
                  <w:rPr>
                    <w:b/>
                  </w:rPr>
                </w:rPrChange>
              </w:rPr>
              <w:t>Dokument_1756</w:t>
            </w:r>
          </w:p>
        </w:tc>
        <w:tc>
          <w:tcPr>
            <w:tcW w:w="960" w:type="dxa"/>
            <w:tcPrChange w:id="635" w:author="Felix" w:date="2016-05-27T09:56:00Z">
              <w:tcPr>
                <w:tcW w:w="960" w:type="dxa"/>
                <w:vAlign w:val="center"/>
              </w:tcPr>
            </w:tcPrChange>
          </w:tcPr>
          <w:p w14:paraId="1AB32DA4" w14:textId="77777777" w:rsidR="00753338" w:rsidRPr="00921531" w:rsidRDefault="00753338" w:rsidP="00921531">
            <w:pPr>
              <w:keepNext/>
              <w:keepLines/>
              <w:spacing w:before="480" w:line="276" w:lineRule="auto"/>
              <w:jc w:val="right"/>
              <w:rPr>
                <w:sz w:val="22"/>
                <w:szCs w:val="22"/>
                <w:rPrChange w:id="636"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37" w:author="Felix" w:date="2016-05-27T09:56:00Z">
                  <w:rPr>
                    <w:bCs/>
                  </w:rPr>
                </w:rPrChange>
              </w:rPr>
              <w:t>.219</w:t>
            </w:r>
          </w:p>
        </w:tc>
        <w:tc>
          <w:tcPr>
            <w:tcW w:w="960" w:type="dxa"/>
            <w:tcPrChange w:id="638" w:author="Felix" w:date="2016-05-27T09:56:00Z">
              <w:tcPr>
                <w:tcW w:w="960" w:type="dxa"/>
                <w:vAlign w:val="center"/>
              </w:tcPr>
            </w:tcPrChange>
          </w:tcPr>
          <w:p w14:paraId="66EAB302" w14:textId="77777777" w:rsidR="00753338" w:rsidRPr="00921531" w:rsidRDefault="00753338" w:rsidP="00921531">
            <w:pPr>
              <w:keepNext/>
              <w:keepLines/>
              <w:spacing w:before="480" w:line="276" w:lineRule="auto"/>
              <w:jc w:val="right"/>
              <w:rPr>
                <w:sz w:val="22"/>
                <w:szCs w:val="22"/>
                <w:rPrChange w:id="639"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40" w:author="Felix" w:date="2016-05-27T09:56:00Z">
                  <w:rPr>
                    <w:bCs/>
                  </w:rPr>
                </w:rPrChange>
              </w:rPr>
              <w:t>-.062</w:t>
            </w:r>
          </w:p>
        </w:tc>
        <w:tc>
          <w:tcPr>
            <w:tcW w:w="759" w:type="dxa"/>
            <w:tcPrChange w:id="641" w:author="Felix" w:date="2016-05-27T09:56:00Z">
              <w:tcPr>
                <w:tcW w:w="759" w:type="dxa"/>
                <w:vAlign w:val="center"/>
              </w:tcPr>
            </w:tcPrChange>
          </w:tcPr>
          <w:p w14:paraId="54E24A0A" w14:textId="77777777" w:rsidR="00753338" w:rsidRPr="00921531" w:rsidRDefault="00753338" w:rsidP="00921531">
            <w:pPr>
              <w:keepNext/>
              <w:keepLines/>
              <w:spacing w:before="480" w:line="276" w:lineRule="auto"/>
              <w:jc w:val="right"/>
              <w:rPr>
                <w:sz w:val="22"/>
                <w:szCs w:val="22"/>
                <w:rPrChange w:id="64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43" w:author="Felix" w:date="2016-05-27T09:56:00Z">
                  <w:rPr>
                    <w:bCs/>
                  </w:rPr>
                </w:rPrChange>
              </w:rPr>
              <w:t xml:space="preserve"> .157</w:t>
            </w:r>
          </w:p>
        </w:tc>
        <w:tc>
          <w:tcPr>
            <w:tcW w:w="416" w:type="dxa"/>
            <w:gridSpan w:val="2"/>
            <w:tcPrChange w:id="644" w:author="Felix" w:date="2016-05-27T09:56:00Z">
              <w:tcPr>
                <w:tcW w:w="416" w:type="dxa"/>
                <w:gridSpan w:val="2"/>
                <w:vAlign w:val="center"/>
              </w:tcPr>
            </w:tcPrChange>
          </w:tcPr>
          <w:p w14:paraId="083F3435" w14:textId="77777777" w:rsidR="00753338" w:rsidRPr="00921531" w:rsidRDefault="00753338" w:rsidP="00921531">
            <w:pPr>
              <w:ind w:left="960"/>
              <w:jc w:val="right"/>
              <w:rPr>
                <w:sz w:val="22"/>
                <w:szCs w:val="22"/>
                <w:rPrChange w:id="645" w:author="Felix" w:date="2016-05-27T09:56:00Z">
                  <w:rPr>
                    <w:rFonts w:ascii="Lucida Grande" w:hAnsi="Lucida Grande" w:cs="Lucida Grande"/>
                    <w:sz w:val="18"/>
                    <w:szCs w:val="18"/>
                  </w:rPr>
                </w:rPrChange>
              </w:rPr>
            </w:pPr>
          </w:p>
        </w:tc>
        <w:tc>
          <w:tcPr>
            <w:tcW w:w="1295" w:type="dxa"/>
            <w:gridSpan w:val="2"/>
            <w:tcPrChange w:id="646" w:author="Felix" w:date="2016-05-27T09:56:00Z">
              <w:tcPr>
                <w:tcW w:w="1295" w:type="dxa"/>
                <w:gridSpan w:val="2"/>
                <w:vAlign w:val="center"/>
              </w:tcPr>
            </w:tcPrChange>
          </w:tcPr>
          <w:p w14:paraId="7BC28F2C" w14:textId="77777777" w:rsidR="00753338" w:rsidRPr="00921531" w:rsidRDefault="00753338" w:rsidP="00921531">
            <w:pPr>
              <w:keepNext/>
              <w:keepLines/>
              <w:spacing w:before="480" w:line="276" w:lineRule="auto"/>
              <w:jc w:val="right"/>
              <w:rPr>
                <w:sz w:val="22"/>
                <w:szCs w:val="22"/>
                <w:rPrChange w:id="647"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648" w:author="Felix" w:date="2016-05-27T09:56:00Z">
                  <w:rPr>
                    <w:bCs/>
                  </w:rPr>
                </w:rPrChange>
              </w:rPr>
              <w:t xml:space="preserve">  .066</w:t>
            </w:r>
          </w:p>
        </w:tc>
      </w:tr>
    </w:tbl>
    <w:p w14:paraId="19D3CF4A" w14:textId="3A952B09" w:rsidR="003E690F" w:rsidRPr="000E6A02" w:rsidRDefault="0040481B" w:rsidP="00E05289">
      <w:pPr>
        <w:pStyle w:val="Caption"/>
      </w:pPr>
      <w:bookmarkStart w:id="649" w:name="_Ref325727096"/>
      <w:r w:rsidRPr="000E6A02">
        <w:t xml:space="preserve">Tabelle </w:t>
      </w:r>
      <w:fldSimple w:instr=" SEQ Tabelle \* ARABIC ">
        <w:ins w:id="650" w:author="Felix" w:date="2016-05-27T00:19:00Z">
          <w:r w:rsidR="00033A9A">
            <w:rPr>
              <w:noProof/>
            </w:rPr>
            <w:t>2</w:t>
          </w:r>
        </w:ins>
        <w:del w:id="651" w:author="Felix" w:date="2016-05-27T00:19:00Z">
          <w:r w:rsidR="00BC3B83" w:rsidDel="00033A9A">
            <w:rPr>
              <w:noProof/>
            </w:rPr>
            <w:delText>3</w:delText>
          </w:r>
        </w:del>
      </w:fldSimple>
      <w:bookmarkEnd w:id="649"/>
      <w:r w:rsidRPr="000E6A02">
        <w:t>: Beispiel einer Dokument-Topik-</w:t>
      </w:r>
      <w:r w:rsidR="00E05289" w:rsidRPr="000E6A02">
        <w:t>Matrix</w:t>
      </w:r>
    </w:p>
    <w:p w14:paraId="0EB2E16B" w14:textId="77777777" w:rsidR="00FE6935" w:rsidRPr="000E6A02" w:rsidRDefault="00FE6935" w:rsidP="009D48C1"/>
    <w:p w14:paraId="50BDFD61" w14:textId="0B221CAE" w:rsidR="00C21A5D" w:rsidRPr="000E6A02" w:rsidDel="00111337" w:rsidRDefault="00E05289" w:rsidP="009D48C1">
      <w:pPr>
        <w:rPr>
          <w:del w:id="652" w:author="Felix" w:date="2016-05-27T01:16:00Z"/>
        </w:rPr>
      </w:pPr>
      <w:r w:rsidRPr="000E6A02">
        <w:fldChar w:fldCharType="begin"/>
      </w:r>
      <w:r w:rsidRPr="000E6A02">
        <w:instrText xml:space="preserve"> REF _Ref325727061 \h </w:instrText>
      </w:r>
      <w:r w:rsidRPr="000E6A02">
        <w:fldChar w:fldCharType="separate"/>
      </w:r>
      <w:ins w:id="653" w:author="Felix" w:date="2016-05-27T00:19:00Z">
        <w:r w:rsidR="00033A9A" w:rsidRPr="000E6A02">
          <w:t xml:space="preserve">Abbildung </w:t>
        </w:r>
        <w:r w:rsidR="00033A9A">
          <w:rPr>
            <w:noProof/>
          </w:rPr>
          <w:t>3</w:t>
        </w:r>
      </w:ins>
      <w:del w:id="654" w:author="Felix" w:date="2016-05-27T00:19:00Z">
        <w:r w:rsidR="00BC3B83" w:rsidRPr="000E6A02" w:rsidDel="00033A9A">
          <w:delText xml:space="preserve">Abbildung </w:delText>
        </w:r>
        <w:r w:rsidR="00BC3B83" w:rsidDel="00033A9A">
          <w:rPr>
            <w:noProof/>
          </w:rPr>
          <w:delText>2</w:delText>
        </w:r>
      </w:del>
      <w:r w:rsidRPr="000E6A02">
        <w:fldChar w:fldCharType="end"/>
      </w:r>
      <w:r w:rsidRPr="000E6A02">
        <w:t xml:space="preserve"> z</w:t>
      </w:r>
      <w:r w:rsidR="00657BC7" w:rsidRPr="000E6A02">
        <w:t xml:space="preserve">eigt einen Vergleich der beiden verwendeten Teilkorpora hinsichtlich der Verteilung ausgewählter </w:t>
      </w:r>
      <w:del w:id="655" w:author="Felix" w:date="2016-05-27T14:29:00Z">
        <w:r w:rsidR="00657BC7" w:rsidRPr="000E6A02" w:rsidDel="00ED60E0">
          <w:delText>LSI-</w:delText>
        </w:r>
      </w:del>
      <w:proofErr w:type="spellStart"/>
      <w:r w:rsidR="00657BC7" w:rsidRPr="000E6A02">
        <w:t>Topiks</w:t>
      </w:r>
      <w:proofErr w:type="spellEnd"/>
      <w:del w:id="656" w:author="Roland Schäfer" w:date="2016-05-26T12:34:00Z">
        <w:r w:rsidR="00657BC7" w:rsidRPr="000E6A02" w:rsidDel="00473502">
          <w:delText xml:space="preserve"> (</w:delText>
        </w:r>
        <w:r w:rsidR="00366DD1" w:rsidRPr="000E6A02" w:rsidDel="00473502">
          <w:delText xml:space="preserve">nur solche, </w:delText>
        </w:r>
        <w:r w:rsidR="00657BC7" w:rsidRPr="000E6A02" w:rsidDel="00473502">
          <w:delText>die auf Basis ihrer Schlüsselbegriffe einigermaßen interpretierbar sind)</w:delText>
        </w:r>
      </w:del>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del w:id="657" w:author="Roland Schäfer" w:date="2016-05-26T12:34:00Z">
        <w:r w:rsidR="000961A6" w:rsidRPr="000E6A02" w:rsidDel="00846B9C">
          <w:delText>, gemäß der Dokument-Topik-Matrix</w:delText>
        </w:r>
      </w:del>
      <w:ins w:id="658" w:author="Felix" w:date="2016-05-27T01:18:00Z">
        <w:r w:rsidR="00111337">
          <w:t>.</w:t>
        </w:r>
        <w:r w:rsidR="00111337" w:rsidRPr="000E6A02" w:rsidDel="00111337">
          <w:t xml:space="preserve"> </w:t>
        </w:r>
      </w:ins>
      <w:del w:id="659" w:author="Felix" w:date="2016-05-27T01:18:00Z">
        <w:r w:rsidR="000961A6" w:rsidRPr="000E6A02" w:rsidDel="00111337">
          <w:delText xml:space="preserve">. </w:delText>
        </w:r>
        <w:r w:rsidR="00366DD1" w:rsidRPr="000E6A02" w:rsidDel="00111337">
          <w:delText xml:space="preserve"> </w:delText>
        </w:r>
      </w:del>
      <w:commentRangeStart w:id="660"/>
      <w:del w:id="661" w:author="Felix" w:date="2016-05-27T01:16:00Z">
        <w:r w:rsidR="00366DD1" w:rsidRPr="000E6A02" w:rsidDel="00111337">
          <w:delText xml:space="preserve">Beispiel: </w:delText>
        </w:r>
        <w:r w:rsidR="00FE6935" w:rsidRPr="000E6A02" w:rsidDel="00111337">
          <w:delText xml:space="preserve">30% der DeReKo-Dokumente haben </w:delText>
        </w:r>
        <w:r w:rsidR="00366DD1" w:rsidRPr="000E6A02" w:rsidDel="00111337">
          <w:rPr>
            <w:i/>
          </w:rPr>
          <w:delText>Topik-X</w:delText>
        </w:r>
        <w:r w:rsidR="000961A6" w:rsidRPr="000E6A02" w:rsidDel="00111337">
          <w:delText xml:space="preserve"> unter ihren</w:delText>
        </w:r>
        <w:r w:rsidR="00FE6935" w:rsidRPr="000E6A02" w:rsidDel="00111337">
          <w:delText xml:space="preserve"> </w:delText>
        </w:r>
        <w:r w:rsidR="000961A6" w:rsidRPr="000E6A02" w:rsidDel="00111337">
          <w:delText xml:space="preserve">drei am höchsten gewichteten </w:delText>
        </w:r>
        <w:r w:rsidR="00FE6935" w:rsidRPr="000E6A02" w:rsidDel="00111337">
          <w:delText xml:space="preserve">Topiks, aber </w:delText>
        </w:r>
        <w:r w:rsidR="00EC2D98" w:rsidRPr="000E6A02" w:rsidDel="00111337">
          <w:delText xml:space="preserve">nur </w:delText>
        </w:r>
        <w:r w:rsidR="00366DD1" w:rsidRPr="000E6A02" w:rsidDel="00111337">
          <w:delText>15% der DECOW-Dokumente.</w:delText>
        </w:r>
        <w:r w:rsidR="00FE6935" w:rsidRPr="000E6A02" w:rsidDel="00111337">
          <w:delText xml:space="preserve"> </w:delText>
        </w:r>
        <w:r w:rsidR="00D07067" w:rsidRPr="000E6A02" w:rsidDel="00111337">
          <w:delText xml:space="preserve"> Das Verhältnis ist dann 0.15/0.3 = 0.5, und von diesem Wert wird der Logarith</w:delText>
        </w:r>
        <w:r w:rsidR="00B96AEA" w:rsidRPr="000E6A02" w:rsidDel="00111337">
          <w:delText>mus genommen (≈</w:delText>
        </w:r>
        <w:r w:rsidR="00B96AEA" w:rsidRPr="000E6A02" w:rsidDel="00111337">
          <w:rPr>
            <w:bCs/>
          </w:rPr>
          <w:delText>-0.69</w:delText>
        </w:r>
        <w:r w:rsidR="00B96AEA" w:rsidRPr="000E6A02" w:rsidDel="00111337">
          <w:delText>)</w:delText>
        </w:r>
        <w:r w:rsidR="0044059E" w:rsidRPr="000E6A02" w:rsidDel="00111337">
          <w:delText>.</w:delText>
        </w:r>
        <w:commentRangeEnd w:id="660"/>
        <w:r w:rsidR="00BD35A4" w:rsidDel="00111337">
          <w:rPr>
            <w:rStyle w:val="CommentReference"/>
          </w:rPr>
          <w:commentReference w:id="660"/>
        </w:r>
        <w:r w:rsidR="00C11728" w:rsidRPr="000E6A02" w:rsidDel="00111337">
          <w:delText xml:space="preserve"> </w:delText>
        </w:r>
      </w:del>
    </w:p>
    <w:p w14:paraId="0E4AAE39" w14:textId="77777777" w:rsidR="00C21A5D" w:rsidRPr="000E6A02" w:rsidRDefault="00C21A5D" w:rsidP="009D48C1"/>
    <w:p w14:paraId="6C1A0DA2" w14:textId="77777777" w:rsidR="00CF6CCB" w:rsidRPr="000E6A02" w:rsidRDefault="00CF6CCB" w:rsidP="009D48C1"/>
    <w:p w14:paraId="7E7A6727" w14:textId="7FBB5EAA" w:rsidR="00E505CA" w:rsidRPr="000E6A02" w:rsidRDefault="009D48C1" w:rsidP="009D48C1">
      <w:r w:rsidRPr="000E6A02">
        <w:t xml:space="preserve"> </w:t>
      </w:r>
    </w:p>
    <w:p w14:paraId="625EB46E" w14:textId="0AAEF6A3" w:rsidR="00145998" w:rsidRDefault="00723760" w:rsidP="00FC4372">
      <w:pPr>
        <w:keepNext/>
      </w:pPr>
      <w:r>
        <w:rPr>
          <w:noProof/>
          <w:lang w:val="en-US"/>
        </w:rPr>
        <w:drawing>
          <wp:inline distT="0" distB="0" distL="0" distR="0" wp14:anchorId="29818555" wp14:editId="1CB3B92B">
            <wp:extent cx="4117407" cy="39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pdf"/>
                    <pic:cNvPicPr/>
                  </pic:nvPicPr>
                  <pic:blipFill>
                    <a:blip r:embed="rId11">
                      <a:extLst>
                        <a:ext uri="{28A0092B-C50C-407E-A947-70E740481C1C}">
                          <a14:useLocalDpi xmlns:a14="http://schemas.microsoft.com/office/drawing/2010/main" val="0"/>
                        </a:ext>
                      </a:extLst>
                    </a:blip>
                    <a:stretch>
                      <a:fillRect/>
                    </a:stretch>
                  </pic:blipFill>
                  <pic:spPr>
                    <a:xfrm>
                      <a:off x="0" y="0"/>
                      <a:ext cx="4117407" cy="3988900"/>
                    </a:xfrm>
                    <a:prstGeom prst="rect">
                      <a:avLst/>
                    </a:prstGeom>
                  </pic:spPr>
                </pic:pic>
              </a:graphicData>
            </a:graphic>
          </wp:inline>
        </w:drawing>
      </w:r>
    </w:p>
    <w:p w14:paraId="5FEC636B" w14:textId="77777777" w:rsidR="00FC4372" w:rsidRPr="000E6A02" w:rsidRDefault="00FC4372" w:rsidP="00FC4372">
      <w:r>
        <w:t>[Abbildung 2 hier (topics-logratios2.pdf)]</w:t>
      </w:r>
    </w:p>
    <w:p w14:paraId="48E04CBA" w14:textId="77777777" w:rsidR="00FC4372" w:rsidRPr="00FC4372" w:rsidRDefault="00FC4372" w:rsidP="00FC4372"/>
    <w:p w14:paraId="681DA274" w14:textId="37455132" w:rsidR="00736CF5" w:rsidRPr="000E6A02" w:rsidRDefault="00145998" w:rsidP="00145998">
      <w:pPr>
        <w:pStyle w:val="Caption"/>
      </w:pPr>
      <w:bookmarkStart w:id="662" w:name="_Ref325727061"/>
      <w:r w:rsidRPr="000E6A02">
        <w:t xml:space="preserve">Abbildung </w:t>
      </w:r>
      <w:fldSimple w:instr=" SEQ Abbildung \* ARABIC ">
        <w:ins w:id="663" w:author="Felix" w:date="2016-05-27T00:19:00Z">
          <w:r w:rsidR="00033A9A">
            <w:rPr>
              <w:noProof/>
            </w:rPr>
            <w:t>3</w:t>
          </w:r>
        </w:ins>
        <w:del w:id="664" w:author="Felix" w:date="2016-05-27T00:17:00Z">
          <w:r w:rsidR="00BC3B83" w:rsidDel="00033A9A">
            <w:rPr>
              <w:noProof/>
            </w:rPr>
            <w:delText>2</w:delText>
          </w:r>
        </w:del>
      </w:fldSimple>
      <w:bookmarkEnd w:id="662"/>
      <w:r w:rsidRPr="000E6A02">
        <w:t xml:space="preserve">: </w:t>
      </w:r>
      <w:ins w:id="665" w:author="Felix" w:date="2016-05-27T01:20:00Z">
        <w:r w:rsidR="00111337">
          <w:t>(L</w:t>
        </w:r>
        <w:r w:rsidR="00111337" w:rsidRPr="000E6A02">
          <w:t>og</w:t>
        </w:r>
        <w:r w:rsidR="00111337">
          <w:t>arithmiertes</w:t>
        </w:r>
        <w:r w:rsidR="00111337" w:rsidRPr="000E6A02">
          <w:t xml:space="preserve">) </w:t>
        </w:r>
      </w:ins>
      <w:r w:rsidRPr="000E6A02">
        <w:t>Verhältnis</w:t>
      </w:r>
      <w:ins w:id="666" w:author="Roland Schäfer" w:date="2016-05-26T12:34:00Z">
        <w:r w:rsidR="00846B9C" w:rsidRPr="000E6A02">
          <w:t xml:space="preserve"> </w:t>
        </w:r>
        <w:del w:id="667" w:author="Felix" w:date="2016-05-27T01:20:00Z">
          <w:r w:rsidR="00846B9C" w:rsidRPr="000E6A02" w:rsidDel="00111337">
            <w:delText>(log</w:delText>
          </w:r>
          <w:r w:rsidR="00846B9C" w:rsidDel="00111337">
            <w:delText>arithmierter</w:delText>
          </w:r>
          <w:r w:rsidR="00846B9C" w:rsidRPr="000E6A02" w:rsidDel="00111337">
            <w:delText>)</w:delText>
          </w:r>
        </w:del>
      </w:ins>
      <w:del w:id="668" w:author="Felix" w:date="2016-05-27T01:20:00Z">
        <w:r w:rsidRPr="000E6A02" w:rsidDel="00111337">
          <w:delText xml:space="preserve"> </w:delText>
        </w:r>
      </w:del>
      <w:r w:rsidRPr="000E6A02">
        <w:t>relativer Häufigkeiten ausgewählter LSI-</w:t>
      </w:r>
      <w:proofErr w:type="spellStart"/>
      <w:r w:rsidRPr="000E6A02">
        <w:t>Topiks</w:t>
      </w:r>
      <w:proofErr w:type="spellEnd"/>
      <w:r w:rsidRPr="000E6A02">
        <w:t xml:space="preserve">  </w:t>
      </w:r>
      <w:ins w:id="669" w:author="Felix" w:date="2016-05-27T14:29:00Z">
        <w:r w:rsidR="00726880">
          <w:t xml:space="preserve">in </w:t>
        </w:r>
      </w:ins>
      <w:del w:id="670" w:author="Felix" w:date="2016-05-27T14:29:00Z">
        <w:r w:rsidRPr="000E6A02" w:rsidDel="00726880">
          <w:delText>zwisch</w:delText>
        </w:r>
      </w:del>
      <w:del w:id="671" w:author="Felix" w:date="2016-05-27T14:30:00Z">
        <w:r w:rsidRPr="000E6A02" w:rsidDel="00726880">
          <w:delText>en</w:delText>
        </w:r>
      </w:del>
      <w:r w:rsidRPr="000E6A02">
        <w:t xml:space="preserve"> den beiden Korpora </w:t>
      </w:r>
      <w:del w:id="672" w:author="Felix" w:date="2016-05-27T01:19:00Z">
        <w:r w:rsidRPr="000E6A02" w:rsidDel="00111337">
          <w:delText xml:space="preserve">(= Anteil der </w:delText>
        </w:r>
      </w:del>
      <w:del w:id="673" w:author="Felix" w:date="2016-05-27T01:17:00Z">
        <w:r w:rsidRPr="000E6A02" w:rsidDel="00111337">
          <w:delText xml:space="preserve">der </w:delText>
        </w:r>
      </w:del>
      <w:del w:id="674" w:author="Felix" w:date="2016-05-27T01:19:00Z">
        <w:r w:rsidRPr="000E6A02" w:rsidDel="00111337">
          <w:delText>Dokumente, für die das jeweilige Topik unter den drei am</w:delText>
        </w:r>
        <w:r w:rsidR="007104A3" w:rsidRPr="000E6A02" w:rsidDel="00111337">
          <w:delText xml:space="preserve"> gewichteten ist)</w:delText>
        </w:r>
        <w:r w:rsidR="00C11728" w:rsidRPr="000E6A02" w:rsidDel="00111337">
          <w:delText>.</w:delText>
        </w:r>
      </w:del>
      <w:r w:rsidR="00C11728" w:rsidRPr="000E6A02">
        <w:t xml:space="preserve"> Je weiter ein Topik </w:t>
      </w:r>
      <w:commentRangeStart w:id="675"/>
      <w:r w:rsidR="00C11728" w:rsidRPr="000E6A02">
        <w:t>von</w:t>
      </w:r>
      <w:commentRangeEnd w:id="675"/>
      <w:r w:rsidR="00846B9C">
        <w:rPr>
          <w:rStyle w:val="CommentReference"/>
          <w:b w:val="0"/>
          <w:bCs w:val="0"/>
          <w:color w:val="auto"/>
        </w:rPr>
        <w:commentReference w:id="675"/>
      </w:r>
      <w:r w:rsidR="00C11728" w:rsidRPr="000E6A02">
        <w:t xml:space="preserve"> </w:t>
      </w:r>
      <w:ins w:id="676" w:author="Roland Schäfer" w:date="2016-05-26T12:35:00Z">
        <w:r w:rsidR="00846B9C">
          <w:t>0</w:t>
        </w:r>
      </w:ins>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ins w:id="677" w:author="Roland Schäfer" w:date="2016-05-26T12:34:00Z">
        <w:r w:rsidR="00846B9C">
          <w:t xml:space="preserve"> </w:t>
        </w:r>
      </w:ins>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AEAA240"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gewichteten Zuordnung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 xml:space="preserve">ine Dokument-Topik-Matrix wie in </w:t>
      </w:r>
      <w:r w:rsidR="00EE6FA8" w:rsidRPr="000E6A02">
        <w:fldChar w:fldCharType="begin"/>
      </w:r>
      <w:r w:rsidR="00EE6FA8" w:rsidRPr="000E6A02">
        <w:instrText xml:space="preserve"> REF _Ref325727096 \h </w:instrText>
      </w:r>
      <w:r w:rsidR="00EE6FA8" w:rsidRPr="000E6A02">
        <w:fldChar w:fldCharType="separate"/>
      </w:r>
      <w:ins w:id="678" w:author="Felix" w:date="2016-05-27T00:19:00Z">
        <w:r w:rsidR="00033A9A" w:rsidRPr="000E6A02">
          <w:t xml:space="preserve">Tabelle </w:t>
        </w:r>
        <w:r w:rsidR="00033A9A">
          <w:rPr>
            <w:noProof/>
          </w:rPr>
          <w:t>2</w:t>
        </w:r>
      </w:ins>
      <w:del w:id="679" w:author="Felix" w:date="2016-05-27T00:19:00Z">
        <w:r w:rsidR="00BC3B83" w:rsidRPr="000E6A02" w:rsidDel="00033A9A">
          <w:delText xml:space="preserve">Tabelle </w:delText>
        </w:r>
        <w:r w:rsidR="00BC3B83" w:rsidDel="00033A9A">
          <w:rPr>
            <w:noProof/>
          </w:rPr>
          <w:delText>3</w:delText>
        </w:r>
      </w:del>
      <w:r w:rsidR="00EE6FA8" w:rsidRPr="000E6A02">
        <w:fldChar w:fldCharType="end"/>
      </w:r>
      <w:r w:rsidR="00BC79E8" w:rsidRPr="000E6A02">
        <w:t>.</w:t>
      </w:r>
      <w:ins w:id="680" w:author="Felix" w:date="2016-05-27T12:44:00Z">
        <w:r w:rsidR="00C75602">
          <w:t xml:space="preserve"> Zur</w:t>
        </w:r>
      </w:ins>
      <w:del w:id="681" w:author="Felix" w:date="2016-05-27T12:44:00Z">
        <w:r w:rsidR="0085392B" w:rsidRPr="000E6A02" w:rsidDel="00C75602">
          <w:delText xml:space="preserve"> Als</w:delText>
        </w:r>
      </w:del>
      <w:r w:rsidR="0085392B" w:rsidRPr="000E6A02">
        <w:t xml:space="preserve"> Klassifizier</w:t>
      </w:r>
      <w:ins w:id="682" w:author="Felix" w:date="2016-05-27T12:44:00Z">
        <w:r w:rsidR="00C75602">
          <w:t>ung</w:t>
        </w:r>
      </w:ins>
      <w:del w:id="683" w:author="Felix" w:date="2016-05-27T12:44:00Z">
        <w:r w:rsidR="0085392B" w:rsidRPr="000E6A02" w:rsidDel="00C75602">
          <w:delText>er</w:delText>
        </w:r>
      </w:del>
      <w:r w:rsidR="0085392B" w:rsidRPr="000E6A02">
        <w:t xml:space="preserve"> verwenden wir eine </w:t>
      </w:r>
      <w:r w:rsidR="0085392B" w:rsidRPr="00146193">
        <w:rPr>
          <w:i/>
          <w:rPrChange w:id="684" w:author="Felix" w:date="2016-05-27T12:44:00Z">
            <w:rPr/>
          </w:rPrChange>
        </w:rPr>
        <w:t>S</w:t>
      </w:r>
      <w:ins w:id="685" w:author="Felix" w:date="2016-05-27T12:43:00Z">
        <w:r w:rsidR="003D04AC" w:rsidRPr="00146193">
          <w:rPr>
            <w:i/>
            <w:rPrChange w:id="686" w:author="Felix" w:date="2016-05-27T12:44:00Z">
              <w:rPr/>
            </w:rPrChange>
          </w:rPr>
          <w:t xml:space="preserve">upport </w:t>
        </w:r>
        <w:proofErr w:type="spellStart"/>
        <w:r w:rsidR="003D04AC" w:rsidRPr="00146193">
          <w:rPr>
            <w:i/>
            <w:rPrChange w:id="687" w:author="Felix" w:date="2016-05-27T12:44:00Z">
              <w:rPr/>
            </w:rPrChange>
          </w:rPr>
          <w:t>Vector</w:t>
        </w:r>
        <w:proofErr w:type="spellEnd"/>
        <w:r w:rsidR="003D04AC" w:rsidRPr="00146193">
          <w:rPr>
            <w:i/>
            <w:rPrChange w:id="688" w:author="Felix" w:date="2016-05-27T12:44:00Z">
              <w:rPr/>
            </w:rPrChange>
          </w:rPr>
          <w:t xml:space="preserve"> </w:t>
        </w:r>
        <w:proofErr w:type="spellStart"/>
        <w:r w:rsidR="003D04AC" w:rsidRPr="00146193">
          <w:rPr>
            <w:i/>
            <w:rPrChange w:id="689" w:author="Felix" w:date="2016-05-27T12:44:00Z">
              <w:rPr/>
            </w:rPrChange>
          </w:rPr>
          <w:t>Machine</w:t>
        </w:r>
        <w:proofErr w:type="spellEnd"/>
        <w:r w:rsidR="003D04AC">
          <w:t xml:space="preserve">, </w:t>
        </w:r>
      </w:ins>
      <w:del w:id="690" w:author="Felix" w:date="2016-05-27T12:43:00Z">
        <w:r w:rsidR="0085392B" w:rsidRPr="000E6A02" w:rsidDel="003D04AC">
          <w:delText>VM mit einem Pearson VII Kernel (Üstün et al.</w:delText>
        </w:r>
        <w:r w:rsidR="0085392B" w:rsidRPr="000E6A02" w:rsidDel="003D04AC">
          <w:rPr>
            <w:b/>
            <w:bCs/>
          </w:rPr>
          <w:delText> </w:delText>
        </w:r>
        <w:r w:rsidR="0085392B" w:rsidRPr="000E6A02" w:rsidDel="003D04AC">
          <w:delText>2006)</w:delText>
        </w:r>
        <w:r w:rsidR="00797011" w:rsidRPr="000E6A02" w:rsidDel="003D04AC">
          <w:delText xml:space="preserve">, </w:delText>
        </w:r>
      </w:del>
      <w:r w:rsidR="00797011" w:rsidRPr="000E6A02">
        <w:t xml:space="preserve">weil </w:t>
      </w:r>
      <w:del w:id="691" w:author="Felix" w:date="2016-05-27T12:43:00Z">
        <w:r w:rsidR="00797011" w:rsidRPr="000E6A02" w:rsidDel="003D04AC">
          <w:delText xml:space="preserve"> </w:delText>
        </w:r>
      </w:del>
      <w:r w:rsidR="00797011" w:rsidRPr="000E6A02">
        <w:t xml:space="preserve">damit im Vergleich zu anderen </w:t>
      </w:r>
      <w:proofErr w:type="spellStart"/>
      <w:r w:rsidR="00797011" w:rsidRPr="000E6A02">
        <w:t>Klassifizierern</w:t>
      </w:r>
      <w:proofErr w:type="spellEnd"/>
      <w:r w:rsidR="00797011" w:rsidRPr="000E6A02">
        <w:t xml:space="preserve"> </w:t>
      </w:r>
      <w:del w:id="692" w:author="Felix" w:date="2016-05-27T12:43:00Z">
        <w:r w:rsidR="00797011" w:rsidRPr="000E6A02" w:rsidDel="00FA0258">
          <w:delText xml:space="preserve">im </w:delText>
        </w:r>
        <w:r w:rsidR="0085392B" w:rsidRPr="000E6A02" w:rsidDel="00FA0258">
          <w:delText xml:space="preserve">Weka-toolkit (Hall &amp; Witten, 2011) </w:delText>
        </w:r>
      </w:del>
      <w:r w:rsidR="00797011" w:rsidRPr="000E6A02">
        <w:t>die besten Ergebniss</w:t>
      </w:r>
      <w:r w:rsidR="00D303D0" w:rsidRPr="000E6A02">
        <w:t>e erzielt werden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ins w:id="693" w:author="Roland Schäfer" w:date="2016-05-26T12:39:00Z">
        <w:r w:rsidR="009F7A1F">
          <w:t xml:space="preserve">durch den </w:t>
        </w:r>
      </w:ins>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ins w:id="694" w:author="Felix" w:date="2016-05-27T10:06:00Z">
        <w:r w:rsidR="00993B37">
          <w:t>Wie oben erwähnt</w:t>
        </w:r>
      </w:ins>
      <w:ins w:id="695" w:author="Felix" w:date="2016-05-27T10:15:00Z">
        <w:r w:rsidR="00001B9D">
          <w:t>,</w:t>
        </w:r>
      </w:ins>
      <w:ins w:id="696" w:author="Felix" w:date="2016-05-27T10:06:00Z">
        <w:r w:rsidR="00993B37">
          <w:t xml:space="preserve"> wurde </w:t>
        </w:r>
      </w:ins>
      <w:ins w:id="697" w:author="Felix" w:date="2016-05-27T10:14:00Z">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w:t>
        </w:r>
      </w:ins>
      <w:ins w:id="698" w:author="Felix" w:date="2016-05-27T10:15:00Z">
        <w:r w:rsidR="00001B9D">
          <w:t>variiert.</w:t>
        </w:r>
      </w:ins>
      <w:commentRangeStart w:id="699"/>
      <w:del w:id="700" w:author="Felix" w:date="2016-05-27T10:15:00Z">
        <w:r w:rsidR="00637B98" w:rsidDel="00001B9D">
          <w:delText xml:space="preserve">Die </w:delText>
        </w:r>
      </w:del>
      <w:del w:id="701" w:author="Felix" w:date="2016-05-27T10:01:00Z">
        <w:r w:rsidR="00F00DA2" w:rsidDel="007C3A29">
          <w:fldChar w:fldCharType="begin"/>
        </w:r>
        <w:r w:rsidR="00F00DA2" w:rsidDel="007C3A29">
          <w:delInstrText xml:space="preserve"> REF _Ref325824224 \h </w:delInstrText>
        </w:r>
        <w:r w:rsidR="00F00DA2" w:rsidDel="007C3A29">
          <w:fldChar w:fldCharType="separate"/>
        </w:r>
      </w:del>
      <w:del w:id="702" w:author="Felix" w:date="2016-05-27T00:19:00Z">
        <w:r w:rsidR="00BC3B83" w:rsidDel="00033A9A">
          <w:delText xml:space="preserve">Abbildung </w:delText>
        </w:r>
        <w:r w:rsidR="00BC3B83" w:rsidDel="00033A9A">
          <w:rPr>
            <w:noProof/>
          </w:rPr>
          <w:delText>3</w:delText>
        </w:r>
      </w:del>
      <w:del w:id="703" w:author="Felix" w:date="2016-05-27T10:01:00Z">
        <w:r w:rsidR="00F00DA2" w:rsidDel="007C3A29">
          <w:fldChar w:fldCharType="end"/>
        </w:r>
        <w:r w:rsidR="00F00DA2" w:rsidDel="007C3A29">
          <w:delText xml:space="preserve"> bis </w:delText>
        </w:r>
        <w:r w:rsidR="00F00DA2" w:rsidDel="007C3A29">
          <w:fldChar w:fldCharType="begin"/>
        </w:r>
        <w:r w:rsidR="00F00DA2" w:rsidDel="007C3A29">
          <w:delInstrText xml:space="preserve"> REF _Ref325824239 \h </w:delInstrText>
        </w:r>
        <w:r w:rsidR="00F00DA2" w:rsidDel="007C3A29">
          <w:fldChar w:fldCharType="separate"/>
        </w:r>
      </w:del>
      <w:del w:id="704" w:author="Felix" w:date="2016-05-27T00:19:00Z">
        <w:r w:rsidR="00BC3B83" w:rsidDel="00033A9A">
          <w:delText xml:space="preserve">Abbildung </w:delText>
        </w:r>
        <w:r w:rsidR="00BC3B83" w:rsidDel="00033A9A">
          <w:rPr>
            <w:noProof/>
          </w:rPr>
          <w:delText>5</w:delText>
        </w:r>
      </w:del>
      <w:del w:id="705" w:author="Felix" w:date="2016-05-27T10:01:00Z">
        <w:r w:rsidR="00F00DA2" w:rsidDel="007C3A29">
          <w:fldChar w:fldCharType="end"/>
        </w:r>
        <w:r w:rsidR="00F00DA2" w:rsidDel="007C3A29">
          <w:delText xml:space="preserve"> zeigen</w:delText>
        </w:r>
        <w:r w:rsidR="00ED1F4A" w:rsidRPr="000E6A02" w:rsidDel="007C3A29">
          <w:delText xml:space="preserve"> die Klassifikationsergebnisse (</w:delText>
        </w:r>
        <w:r w:rsidR="00935867" w:rsidDel="007C3A29">
          <w:delText>Genauigkeit</w:delText>
        </w:r>
        <w:r w:rsidR="00ED1F4A" w:rsidRPr="000E6A02" w:rsidDel="007C3A29">
          <w:delText xml:space="preserve">, d.h. Anteil korrekt klassifizierter Dokumente) </w:delText>
        </w:r>
        <w:r w:rsidR="004B3A00" w:rsidRPr="000E6A02" w:rsidDel="007C3A29">
          <w:delText xml:space="preserve">in Abhängigkeit von der Anzahl der induzierten LSI-Topiks, </w:delText>
        </w:r>
        <w:r w:rsidR="00F00DA2" w:rsidDel="007C3A29">
          <w:delText xml:space="preserve">mit denen der Klassifizierer trainiert wurde. Dargestellt sind </w:delText>
        </w:r>
        <w:r w:rsidR="00ED1F4A" w:rsidRPr="000E6A02" w:rsidDel="007C3A29">
          <w:delText>verschie</w:delText>
        </w:r>
        <w:r w:rsidR="00F00DA2" w:rsidDel="007C3A29">
          <w:delText>dene</w:delText>
        </w:r>
        <w:r w:rsidR="00ED1F4A" w:rsidRPr="000E6A02" w:rsidDel="007C3A29">
          <w:delText xml:space="preserve"> Bedingungen: unterschiedliche Vorverarbeitungsvarianten, voller vs. reduzierter Datensatz</w:delText>
        </w:r>
      </w:del>
      <w:del w:id="706" w:author="Felix" w:date="2016-05-27T10:00:00Z">
        <w:r w:rsidR="00ED1F4A" w:rsidRPr="000E6A02" w:rsidDel="009B4131">
          <w:delText xml:space="preserve">, </w:delText>
        </w:r>
        <w:commentRangeStart w:id="707"/>
        <w:r w:rsidR="004B3A00" w:rsidRPr="000E6A02" w:rsidDel="009B4131">
          <w:delText xml:space="preserve">unterschiedliche Anzahl zusätzlicher Dokumente </w:delText>
        </w:r>
        <w:r w:rsidR="00AC68FD" w:rsidRPr="000E6A02" w:rsidDel="009B4131">
          <w:delText>bei der Topikmodellierung</w:delText>
        </w:r>
      </w:del>
      <w:del w:id="708" w:author="Felix" w:date="2016-05-27T10:01:00Z">
        <w:r w:rsidR="00AC68FD" w:rsidRPr="000E6A02" w:rsidDel="007C3A29">
          <w:delText xml:space="preserve"> </w:delText>
        </w:r>
        <w:commentRangeEnd w:id="707"/>
        <w:r w:rsidR="009F7A1F" w:rsidDel="007C3A29">
          <w:rPr>
            <w:rStyle w:val="CommentReference"/>
          </w:rPr>
          <w:commentReference w:id="707"/>
        </w:r>
        <w:r w:rsidR="00AC68FD" w:rsidRPr="000E6A02" w:rsidDel="007C3A29">
          <w:delText xml:space="preserve">(s.o.), Evaluation auf Basis von </w:delText>
        </w:r>
        <w:r w:rsidR="00ED1F4A" w:rsidRPr="000E6A02" w:rsidDel="007C3A29">
          <w:delText>Trainingsdaten vs.</w:delText>
        </w:r>
      </w:del>
      <w:ins w:id="709" w:author="Roland Schäfer" w:date="2016-05-26T12:41:00Z">
        <w:del w:id="710" w:author="Felix" w:date="2016-05-27T10:01:00Z">
          <w:r w:rsidR="005C6010" w:rsidDel="007C3A29">
            <w:delText>bzw.</w:delText>
          </w:r>
        </w:del>
      </w:ins>
      <w:del w:id="711" w:author="Felix" w:date="2016-05-27T10:01:00Z">
        <w:r w:rsidR="00ED1F4A" w:rsidRPr="000E6A02" w:rsidDel="007C3A29">
          <w:delText xml:space="preserve"> 10-fache</w:delText>
        </w:r>
      </w:del>
      <w:ins w:id="712" w:author="Roland Schäfer" w:date="2016-05-26T12:41:00Z">
        <w:del w:id="713" w:author="Felix" w:date="2016-05-27T10:01:00Z">
          <w:r w:rsidR="005C6010" w:rsidDel="007C3A29">
            <w:delText>r</w:delText>
          </w:r>
        </w:del>
      </w:ins>
      <w:del w:id="714" w:author="Felix" w:date="2016-05-27T10:01:00Z">
        <w:r w:rsidR="006210C3" w:rsidRPr="000E6A02" w:rsidDel="007C3A29">
          <w:delText xml:space="preserve"> Kreuzvalidierung</w:delText>
        </w:r>
        <w:r w:rsidR="00ED1F4A" w:rsidRPr="000E6A02" w:rsidDel="007C3A29">
          <w:delText>.</w:delText>
        </w:r>
      </w:del>
      <w:del w:id="715" w:author="Felix" w:date="2016-05-27T10:15:00Z">
        <w:r w:rsidR="00171F22" w:rsidRPr="000E6A02" w:rsidDel="00001B9D">
          <w:delText xml:space="preserve"> </w:delText>
        </w:r>
      </w:del>
      <w:commentRangeEnd w:id="699"/>
      <w:r w:rsidR="005C6010">
        <w:rPr>
          <w:rStyle w:val="CommentReference"/>
        </w:rPr>
        <w:commentReference w:id="699"/>
      </w:r>
      <w:del w:id="716" w:author="Felix" w:date="2016-05-27T10:08:00Z">
        <w:r w:rsidR="00171F22" w:rsidRPr="000E6A02" w:rsidDel="00993B37">
          <w:delText>Die jeweils besten Kombinationen dieser Parameter für die einzelnen Korpora</w:delText>
        </w:r>
        <w:r w:rsidR="008802B9" w:rsidRPr="000E6A02" w:rsidDel="00993B37">
          <w:delText xml:space="preserve"> (DECOW, DeReKo und DECOW ∪</w:delText>
        </w:r>
        <w:r w:rsidR="00171F22" w:rsidRPr="000E6A02" w:rsidDel="00993B37">
          <w:delText xml:space="preserve"> DeReKo)</w:delText>
        </w:r>
      </w:del>
      <w:r w:rsidR="00171F22" w:rsidRPr="000E6A02">
        <w:t xml:space="preserve"> </w:t>
      </w:r>
      <w:del w:id="717" w:author="Felix" w:date="2016-05-27T10:08:00Z">
        <w:r w:rsidR="00171F22" w:rsidRPr="000E6A02" w:rsidDel="00993B37">
          <w:delText xml:space="preserve">zeigt </w:delText>
        </w:r>
      </w:del>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718" w:author="Felix" w:date="2016-05-27T00:19:00Z">
        <w:r w:rsidR="00033A9A" w:rsidRPr="000E6A02">
          <w:t xml:space="preserve">Tabelle </w:t>
        </w:r>
        <w:r w:rsidR="00033A9A">
          <w:rPr>
            <w:noProof/>
          </w:rPr>
          <w:t>3</w:t>
        </w:r>
      </w:ins>
      <w:del w:id="719" w:author="Felix" w:date="2016-05-27T00:19:00Z">
        <w:r w:rsidR="00BC3B83" w:rsidRPr="000E6A02" w:rsidDel="00033A9A">
          <w:delText xml:space="preserve">Tabelle </w:delText>
        </w:r>
        <w:r w:rsidR="00BC3B83" w:rsidDel="00033A9A">
          <w:rPr>
            <w:noProof/>
          </w:rPr>
          <w:delText>4</w:delText>
        </w:r>
      </w:del>
      <w:r w:rsidR="00144D6E" w:rsidRPr="000E6A02">
        <w:rPr>
          <w:highlight w:val="yellow"/>
        </w:rPr>
        <w:fldChar w:fldCharType="end"/>
      </w:r>
      <w:ins w:id="720" w:author="Felix" w:date="2016-05-27T10:08:00Z">
        <w:r w:rsidR="00993B37">
          <w:t xml:space="preserve"> zeigt d</w:t>
        </w:r>
        <w:r w:rsidR="00993B37" w:rsidRPr="000E6A02">
          <w:t xml:space="preserve">ie jeweils besten Kombinationen dieser Parameter </w:t>
        </w:r>
      </w:ins>
      <w:ins w:id="721" w:author="Felix" w:date="2016-05-27T14:30:00Z">
        <w:r w:rsidR="00726880">
          <w:t>b</w:t>
        </w:r>
      </w:ins>
      <w:ins w:id="722" w:author="Felix" w:date="2016-05-27T10:08:00Z">
        <w:r w:rsidR="001152A0">
          <w:t>ei 10-facher Kreuzvalidierung.</w:t>
        </w:r>
      </w:ins>
      <w:del w:id="723" w:author="Felix" w:date="2016-05-27T10:08:00Z">
        <w:r w:rsidR="00171F22" w:rsidRPr="000E6A02" w:rsidDel="00993B37">
          <w:delText xml:space="preserve">. </w:delText>
        </w:r>
      </w:del>
    </w:p>
    <w:p w14:paraId="60764ABA" w14:textId="1E5BE359" w:rsidR="00C770D3" w:rsidRDefault="00637B98" w:rsidP="00C770D3">
      <w:pPr>
        <w:keepNext/>
      </w:pPr>
      <w:del w:id="724" w:author="Felix" w:date="2016-05-27T10:09:00Z">
        <w:r w:rsidDel="00CE0E84">
          <w:rPr>
            <w:noProof/>
            <w:lang w:val="en-US"/>
          </w:rPr>
          <w:drawing>
            <wp:inline distT="0" distB="0" distL="0" distR="0" wp14:anchorId="3C52D873" wp14:editId="462D9CE8">
              <wp:extent cx="2860107" cy="2826293"/>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cow.pdf"/>
                      <pic:cNvPicPr/>
                    </pic:nvPicPr>
                    <pic:blipFill>
                      <a:blip r:embed="rId12">
                        <a:extLst>
                          <a:ext uri="{28A0092B-C50C-407E-A947-70E740481C1C}">
                            <a14:useLocalDpi xmlns:a14="http://schemas.microsoft.com/office/drawing/2010/main" val="0"/>
                          </a:ext>
                        </a:extLst>
                      </a:blip>
                      <a:stretch>
                        <a:fillRect/>
                      </a:stretch>
                    </pic:blipFill>
                    <pic:spPr>
                      <a:xfrm>
                        <a:off x="0" y="0"/>
                        <a:ext cx="2861318" cy="2827489"/>
                      </a:xfrm>
                      <a:prstGeom prst="rect">
                        <a:avLst/>
                      </a:prstGeom>
                    </pic:spPr>
                  </pic:pic>
                </a:graphicData>
              </a:graphic>
            </wp:inline>
          </w:drawing>
        </w:r>
      </w:del>
    </w:p>
    <w:p w14:paraId="33A20B8B" w14:textId="69923AB4" w:rsidR="00C96C7A" w:rsidDel="00CE0E84" w:rsidRDefault="00E80E6D" w:rsidP="00C770D3">
      <w:pPr>
        <w:keepNext/>
        <w:rPr>
          <w:del w:id="725" w:author="Felix" w:date="2016-05-27T10:09:00Z"/>
        </w:rPr>
      </w:pPr>
      <w:del w:id="726" w:author="Felix" w:date="2016-05-27T10:09:00Z">
        <w:r w:rsidDel="00CE0E84">
          <w:delText>[Abbildung 3</w:delText>
        </w:r>
        <w:r w:rsidR="00C96C7A" w:rsidDel="00CE0E84">
          <w:delText xml:space="preserve"> hier (</w:delText>
        </w:r>
        <w:r w:rsidRPr="00E80E6D" w:rsidDel="00CE0E84">
          <w:delText>idsyb_decow.pdf</w:delText>
        </w:r>
        <w:r w:rsidR="00C96C7A" w:rsidDel="00CE0E84">
          <w:delText>)]</w:delText>
        </w:r>
      </w:del>
    </w:p>
    <w:p w14:paraId="643FC325" w14:textId="40B7EF31" w:rsidR="00637B98" w:rsidDel="00CE0E84" w:rsidRDefault="00C770D3" w:rsidP="00C770D3">
      <w:pPr>
        <w:pStyle w:val="Caption"/>
        <w:rPr>
          <w:del w:id="727" w:author="Felix" w:date="2016-05-27T10:09:00Z"/>
        </w:rPr>
      </w:pPr>
      <w:bookmarkStart w:id="728" w:name="_Ref325824224"/>
      <w:del w:id="729" w:author="Felix" w:date="2016-05-27T10:09:00Z">
        <w:r w:rsidDel="00CE0E84">
          <w:delText xml:space="preserve">Abbildung </w:delText>
        </w:r>
        <w:r w:rsidR="001152A0" w:rsidDel="00CE0E84">
          <w:rPr>
            <w:b w:val="0"/>
            <w:bCs w:val="0"/>
          </w:rPr>
          <w:fldChar w:fldCharType="begin"/>
        </w:r>
        <w:r w:rsidR="001152A0" w:rsidDel="00CE0E84">
          <w:delInstrText xml:space="preserve"> SEQ Abbildung \* ARABIC </w:delInstrText>
        </w:r>
        <w:r w:rsidR="001152A0" w:rsidDel="00CE0E84">
          <w:rPr>
            <w:b w:val="0"/>
            <w:bCs w:val="0"/>
          </w:rPr>
          <w:fldChar w:fldCharType="separate"/>
        </w:r>
      </w:del>
      <w:del w:id="730" w:author="Felix" w:date="2016-05-27T00:17:00Z">
        <w:r w:rsidR="00BC3B83" w:rsidDel="00033A9A">
          <w:rPr>
            <w:noProof/>
          </w:rPr>
          <w:delText>3</w:delText>
        </w:r>
      </w:del>
      <w:del w:id="731" w:author="Felix" w:date="2016-05-27T10:09:00Z">
        <w:r w:rsidR="001152A0" w:rsidDel="00CE0E84">
          <w:rPr>
            <w:b w:val="0"/>
            <w:bCs w:val="0"/>
            <w:noProof/>
          </w:rPr>
          <w:fldChar w:fldCharType="end"/>
        </w:r>
        <w:bookmarkEnd w:id="728"/>
        <w:r w:rsidDel="00CE0E84">
          <w:delText>: Klassifikationsergebnisse (Genauigkeit) der Grundlage von unterschiedlichen Topikmodellen für DECOW-Dokumente</w:delText>
        </w:r>
      </w:del>
    </w:p>
    <w:p w14:paraId="70D524CA" w14:textId="77777777" w:rsidR="00637B98" w:rsidRDefault="00637B98" w:rsidP="00736CF5"/>
    <w:p w14:paraId="35D6091D" w14:textId="70336D49" w:rsidR="00C770D3" w:rsidRDefault="00637B98" w:rsidP="00C770D3">
      <w:pPr>
        <w:keepNext/>
      </w:pPr>
      <w:del w:id="732" w:author="Felix" w:date="2016-05-27T10:09:00Z">
        <w:r w:rsidDel="0043619C">
          <w:rPr>
            <w:noProof/>
            <w:lang w:val="en-US"/>
          </w:rPr>
          <w:drawing>
            <wp:inline distT="0" distB="0" distL="0" distR="0" wp14:anchorId="4156475E" wp14:editId="7FF48A65">
              <wp:extent cx="2860107" cy="282629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reko.pdf"/>
                      <pic:cNvPicPr/>
                    </pic:nvPicPr>
                    <pic:blipFill>
                      <a:blip r:embed="rId13">
                        <a:extLst>
                          <a:ext uri="{28A0092B-C50C-407E-A947-70E740481C1C}">
                            <a14:useLocalDpi xmlns:a14="http://schemas.microsoft.com/office/drawing/2010/main" val="0"/>
                          </a:ext>
                        </a:extLst>
                      </a:blip>
                      <a:stretch>
                        <a:fillRect/>
                      </a:stretch>
                    </pic:blipFill>
                    <pic:spPr>
                      <a:xfrm>
                        <a:off x="0" y="0"/>
                        <a:ext cx="2860658" cy="2826838"/>
                      </a:xfrm>
                      <a:prstGeom prst="rect">
                        <a:avLst/>
                      </a:prstGeom>
                    </pic:spPr>
                  </pic:pic>
                </a:graphicData>
              </a:graphic>
            </wp:inline>
          </w:drawing>
        </w:r>
      </w:del>
    </w:p>
    <w:p w14:paraId="01F2DFF1" w14:textId="2E136413" w:rsidR="00E80E6D" w:rsidDel="0043619C" w:rsidRDefault="00E80E6D" w:rsidP="00E80E6D">
      <w:pPr>
        <w:keepNext/>
        <w:rPr>
          <w:del w:id="733" w:author="Felix" w:date="2016-05-27T10:09:00Z"/>
        </w:rPr>
      </w:pPr>
      <w:del w:id="734" w:author="Felix" w:date="2016-05-27T10:09:00Z">
        <w:r w:rsidDel="0043619C">
          <w:delText>[Abbildung 4 hier (</w:delText>
        </w:r>
        <w:r w:rsidRPr="00E80E6D" w:rsidDel="0043619C">
          <w:delText>idsyb_de</w:delText>
        </w:r>
        <w:r w:rsidDel="0043619C">
          <w:delText>reko</w:delText>
        </w:r>
        <w:r w:rsidRPr="00E80E6D" w:rsidDel="0043619C">
          <w:delText>.pdf</w:delText>
        </w:r>
        <w:r w:rsidDel="0043619C">
          <w:delText>)]</w:delText>
        </w:r>
      </w:del>
    </w:p>
    <w:p w14:paraId="6AE22D5B" w14:textId="38F2E7CC" w:rsidR="00E80E6D" w:rsidDel="0043619C" w:rsidRDefault="00E80E6D" w:rsidP="00C770D3">
      <w:pPr>
        <w:keepNext/>
        <w:rPr>
          <w:del w:id="735" w:author="Felix" w:date="2016-05-27T10:09:00Z"/>
        </w:rPr>
      </w:pPr>
    </w:p>
    <w:p w14:paraId="3BF14AD3" w14:textId="5F5A37D1" w:rsidR="00637B98" w:rsidRPr="000E6A02" w:rsidDel="0043619C" w:rsidRDefault="00C770D3" w:rsidP="00C770D3">
      <w:pPr>
        <w:pStyle w:val="Caption"/>
        <w:rPr>
          <w:del w:id="736" w:author="Felix" w:date="2016-05-27T10:09:00Z"/>
        </w:rPr>
      </w:pPr>
      <w:del w:id="737" w:author="Felix" w:date="2016-05-27T10:09:00Z">
        <w:r w:rsidDel="0043619C">
          <w:delText xml:space="preserve">Abbildung </w:delText>
        </w:r>
        <w:r w:rsidR="001152A0" w:rsidDel="0043619C">
          <w:rPr>
            <w:b w:val="0"/>
            <w:bCs w:val="0"/>
          </w:rPr>
          <w:fldChar w:fldCharType="begin"/>
        </w:r>
        <w:r w:rsidR="001152A0" w:rsidDel="0043619C">
          <w:delInstrText xml:space="preserve"> SEQ Abbildung \* ARABIC </w:delInstrText>
        </w:r>
        <w:r w:rsidR="001152A0" w:rsidDel="0043619C">
          <w:rPr>
            <w:b w:val="0"/>
            <w:bCs w:val="0"/>
          </w:rPr>
          <w:fldChar w:fldCharType="separate"/>
        </w:r>
      </w:del>
      <w:del w:id="738" w:author="Felix" w:date="2016-05-27T00:17:00Z">
        <w:r w:rsidR="00BC3B83" w:rsidDel="00033A9A">
          <w:rPr>
            <w:noProof/>
          </w:rPr>
          <w:delText>4</w:delText>
        </w:r>
      </w:del>
      <w:del w:id="739" w:author="Felix" w:date="2016-05-27T10:09:00Z">
        <w:r w:rsidR="001152A0" w:rsidDel="0043619C">
          <w:rPr>
            <w:b w:val="0"/>
            <w:bCs w:val="0"/>
            <w:noProof/>
          </w:rPr>
          <w:fldChar w:fldCharType="end"/>
        </w:r>
        <w:r w:rsidDel="0043619C">
          <w:delText>: Klassifikationsergebnisse (Genauigkeit) auf der Grundlage von unterschiedlichen Topikmodellen für DeReKo-Dokumente</w:delText>
        </w:r>
      </w:del>
    </w:p>
    <w:p w14:paraId="6DACF65B" w14:textId="77777777" w:rsidR="00171F22" w:rsidRDefault="00171F22" w:rsidP="00736CF5"/>
    <w:p w14:paraId="52D5AA28" w14:textId="77777777" w:rsidR="00C770D3" w:rsidRDefault="00C770D3" w:rsidP="00736CF5"/>
    <w:p w14:paraId="69ED9F03" w14:textId="77777777" w:rsidR="00C770D3" w:rsidRDefault="00C770D3" w:rsidP="00736CF5"/>
    <w:p w14:paraId="2CF54BF3" w14:textId="231C3DD8" w:rsidR="00C770D3" w:rsidRDefault="00C770D3" w:rsidP="00C770D3">
      <w:pPr>
        <w:keepNext/>
      </w:pPr>
      <w:del w:id="740" w:author="Felix" w:date="2016-05-27T10:09:00Z">
        <w:r w:rsidDel="0043619C">
          <w:rPr>
            <w:noProof/>
            <w:lang w:val="en-US"/>
          </w:rPr>
          <w:drawing>
            <wp:inline distT="0" distB="0" distL="0" distR="0" wp14:anchorId="32BFB823" wp14:editId="0D7D570C">
              <wp:extent cx="2890028" cy="28558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coreko.pdf"/>
                      <pic:cNvPicPr/>
                    </pic:nvPicPr>
                    <pic:blipFill>
                      <a:blip r:embed="rId14">
                        <a:extLst>
                          <a:ext uri="{28A0092B-C50C-407E-A947-70E740481C1C}">
                            <a14:useLocalDpi xmlns:a14="http://schemas.microsoft.com/office/drawing/2010/main" val="0"/>
                          </a:ext>
                        </a:extLst>
                      </a:blip>
                      <a:stretch>
                        <a:fillRect/>
                      </a:stretch>
                    </pic:blipFill>
                    <pic:spPr>
                      <a:xfrm>
                        <a:off x="0" y="0"/>
                        <a:ext cx="2890028" cy="2855862"/>
                      </a:xfrm>
                      <a:prstGeom prst="rect">
                        <a:avLst/>
                      </a:prstGeom>
                    </pic:spPr>
                  </pic:pic>
                </a:graphicData>
              </a:graphic>
            </wp:inline>
          </w:drawing>
        </w:r>
      </w:del>
    </w:p>
    <w:p w14:paraId="1A72A29C" w14:textId="0011E3CE" w:rsidR="00E80E6D" w:rsidDel="0043619C" w:rsidRDefault="00E80E6D" w:rsidP="00C770D3">
      <w:pPr>
        <w:keepNext/>
        <w:rPr>
          <w:del w:id="741" w:author="Felix" w:date="2016-05-27T10:09:00Z"/>
        </w:rPr>
      </w:pPr>
      <w:del w:id="742" w:author="Felix" w:date="2016-05-27T10:09:00Z">
        <w:r w:rsidDel="0043619C">
          <w:delText>[Abbildung 5 hier (</w:delText>
        </w:r>
        <w:r w:rsidRPr="00E80E6D" w:rsidDel="0043619C">
          <w:delText>idsyb_</w:delText>
        </w:r>
        <w:r w:rsidDel="0043619C">
          <w:delText>coreko</w:delText>
        </w:r>
        <w:r w:rsidRPr="00E80E6D" w:rsidDel="0043619C">
          <w:delText>.pdf</w:delText>
        </w:r>
        <w:r w:rsidDel="0043619C">
          <w:delText>)]</w:delText>
        </w:r>
      </w:del>
    </w:p>
    <w:p w14:paraId="2286E5C8" w14:textId="495CFF6C" w:rsidR="002D761A" w:rsidDel="0043619C" w:rsidRDefault="002D761A" w:rsidP="00C770D3">
      <w:pPr>
        <w:keepNext/>
        <w:rPr>
          <w:del w:id="743" w:author="Felix" w:date="2016-05-27T10:09:00Z"/>
        </w:rPr>
      </w:pPr>
    </w:p>
    <w:p w14:paraId="5BFA382A" w14:textId="6F133E88" w:rsidR="00C770D3" w:rsidDel="0043619C" w:rsidRDefault="00C770D3" w:rsidP="00C770D3">
      <w:pPr>
        <w:pStyle w:val="Caption"/>
        <w:rPr>
          <w:del w:id="744" w:author="Felix" w:date="2016-05-27T10:09:00Z"/>
        </w:rPr>
      </w:pPr>
      <w:bookmarkStart w:id="745" w:name="_Ref325824239"/>
      <w:del w:id="746" w:author="Felix" w:date="2016-05-27T10:09:00Z">
        <w:r w:rsidDel="0043619C">
          <w:delText xml:space="preserve">Abbildung </w:delText>
        </w:r>
        <w:r w:rsidR="001152A0" w:rsidDel="0043619C">
          <w:rPr>
            <w:b w:val="0"/>
            <w:bCs w:val="0"/>
          </w:rPr>
          <w:fldChar w:fldCharType="begin"/>
        </w:r>
        <w:r w:rsidR="001152A0" w:rsidDel="0043619C">
          <w:delInstrText xml:space="preserve"> SEQ Abbildung \* ARABIC </w:delInstrText>
        </w:r>
        <w:r w:rsidR="001152A0" w:rsidDel="0043619C">
          <w:rPr>
            <w:b w:val="0"/>
            <w:bCs w:val="0"/>
          </w:rPr>
          <w:fldChar w:fldCharType="separate"/>
        </w:r>
      </w:del>
      <w:del w:id="747" w:author="Felix" w:date="2016-05-27T00:17:00Z">
        <w:r w:rsidR="00BC3B83" w:rsidDel="00033A9A">
          <w:rPr>
            <w:noProof/>
          </w:rPr>
          <w:delText>5</w:delText>
        </w:r>
      </w:del>
      <w:del w:id="748" w:author="Felix" w:date="2016-05-27T10:09:00Z">
        <w:r w:rsidR="001152A0" w:rsidDel="0043619C">
          <w:rPr>
            <w:b w:val="0"/>
            <w:bCs w:val="0"/>
            <w:noProof/>
          </w:rPr>
          <w:fldChar w:fldCharType="end"/>
        </w:r>
        <w:bookmarkEnd w:id="745"/>
        <w:r w:rsidDel="0043619C">
          <w:delText>: Klassifikationsergebnisse (Genauigkeit) auf der Grundlage von unterschiedlichen Topikmodellen für kombinierte DECOW- und DeReKo-Dokumente</w:delText>
        </w:r>
      </w:del>
    </w:p>
    <w:p w14:paraId="0BDFE08D" w14:textId="77777777" w:rsidR="00C770D3" w:rsidRDefault="00C770D3" w:rsidP="00736CF5"/>
    <w:p w14:paraId="26B62B7C" w14:textId="77777777" w:rsidR="00C770D3" w:rsidRDefault="00C770D3" w:rsidP="00736CF5"/>
    <w:p w14:paraId="35AEF89B" w14:textId="77777777" w:rsidR="00C770D3" w:rsidRPr="000E6A02" w:rsidRDefault="00C770D3" w:rsidP="00736CF5"/>
    <w:tbl>
      <w:tblPr>
        <w:tblStyle w:val="TableGrid"/>
        <w:tblW w:w="5807" w:type="dxa"/>
        <w:tblBorders>
          <w:insideH w:val="none" w:sz="0" w:space="0" w:color="auto"/>
          <w:insideV w:val="none" w:sz="0" w:space="0" w:color="auto"/>
        </w:tblBorders>
        <w:tblLook w:val="04A0" w:firstRow="1" w:lastRow="0" w:firstColumn="1" w:lastColumn="0" w:noHBand="0" w:noVBand="1"/>
        <w:tblPrChange w:id="749" w:author="Felix" w:date="2016-05-27T12:46:00Z">
          <w:tblPr>
            <w:tblStyle w:val="LightList"/>
            <w:tblW w:w="6589" w:type="dxa"/>
            <w:tblLook w:val="04A0" w:firstRow="1" w:lastRow="0" w:firstColumn="1" w:lastColumn="0" w:noHBand="0" w:noVBand="1"/>
          </w:tblPr>
        </w:tblPrChange>
      </w:tblPr>
      <w:tblGrid>
        <w:gridCol w:w="832"/>
        <w:gridCol w:w="1185"/>
        <w:gridCol w:w="787"/>
        <w:gridCol w:w="1215"/>
        <w:gridCol w:w="1039"/>
        <w:gridCol w:w="764"/>
        <w:gridCol w:w="552"/>
        <w:tblGridChange w:id="750">
          <w:tblGrid>
            <w:gridCol w:w="879"/>
            <w:gridCol w:w="1185"/>
            <w:gridCol w:w="787"/>
            <w:gridCol w:w="1215"/>
            <w:gridCol w:w="632"/>
            <w:gridCol w:w="557"/>
            <w:gridCol w:w="552"/>
          </w:tblGrid>
        </w:tblGridChange>
      </w:tblGrid>
      <w:tr w:rsidR="0043619C" w:rsidRPr="000E6A02" w14:paraId="732CD41B" w14:textId="77777777" w:rsidTr="00673BB6">
        <w:trPr>
          <w:trHeight w:val="387"/>
          <w:trPrChange w:id="751" w:author="Felix" w:date="2016-05-27T12:46:00Z">
            <w:trPr>
              <w:trHeight w:val="387"/>
            </w:trPr>
          </w:trPrChange>
        </w:trPr>
        <w:tc>
          <w:tcPr>
            <w:tcW w:w="879" w:type="dxa"/>
            <w:tcBorders>
              <w:top w:val="single" w:sz="4" w:space="0" w:color="auto"/>
              <w:bottom w:val="single" w:sz="4" w:space="0" w:color="auto"/>
            </w:tcBorders>
            <w:tcPrChange w:id="752" w:author="Felix" w:date="2016-05-27T12:46:00Z">
              <w:tcPr>
                <w:tcW w:w="946" w:type="dxa"/>
              </w:tcPr>
            </w:tcPrChange>
          </w:tcPr>
          <w:p w14:paraId="7AD5A779" w14:textId="1861331B" w:rsidR="0043619C" w:rsidRPr="00673BB6" w:rsidRDefault="0043619C" w:rsidP="00736CF5">
            <w:pPr>
              <w:rPr>
                <w:b/>
                <w:sz w:val="18"/>
                <w:szCs w:val="18"/>
                <w:rPrChange w:id="753" w:author="Felix" w:date="2016-05-27T12:46:00Z">
                  <w:rPr>
                    <w:sz w:val="18"/>
                    <w:szCs w:val="18"/>
                  </w:rPr>
                </w:rPrChange>
              </w:rPr>
            </w:pPr>
            <w:r w:rsidRPr="00673BB6">
              <w:rPr>
                <w:b/>
                <w:sz w:val="18"/>
                <w:szCs w:val="18"/>
                <w:rPrChange w:id="754" w:author="Felix" w:date="2016-05-27T12:46:00Z">
                  <w:rPr>
                    <w:sz w:val="18"/>
                    <w:szCs w:val="18"/>
                  </w:rPr>
                </w:rPrChange>
              </w:rPr>
              <w:t>Korpus</w:t>
            </w:r>
          </w:p>
        </w:tc>
        <w:tc>
          <w:tcPr>
            <w:tcW w:w="1185" w:type="dxa"/>
            <w:tcBorders>
              <w:top w:val="single" w:sz="4" w:space="0" w:color="auto"/>
              <w:bottom w:val="single" w:sz="4" w:space="0" w:color="auto"/>
            </w:tcBorders>
            <w:tcPrChange w:id="755" w:author="Felix" w:date="2016-05-27T12:46:00Z">
              <w:tcPr>
                <w:tcW w:w="1112" w:type="dxa"/>
              </w:tcPr>
            </w:tcPrChange>
          </w:tcPr>
          <w:p w14:paraId="7186BA5A" w14:textId="5C3A02C5" w:rsidR="0043619C" w:rsidRPr="00673BB6" w:rsidRDefault="0043619C" w:rsidP="00673BB6">
            <w:pPr>
              <w:jc w:val="center"/>
              <w:rPr>
                <w:b/>
                <w:sz w:val="18"/>
                <w:szCs w:val="18"/>
                <w:rPrChange w:id="756" w:author="Felix" w:date="2016-05-27T12:46:00Z">
                  <w:rPr>
                    <w:sz w:val="18"/>
                    <w:szCs w:val="18"/>
                  </w:rPr>
                </w:rPrChange>
              </w:rPr>
              <w:pPrChange w:id="757" w:author="Felix" w:date="2016-05-27T12:47:00Z">
                <w:pPr/>
              </w:pPrChange>
            </w:pPr>
            <w:proofErr w:type="spellStart"/>
            <w:r w:rsidRPr="00673BB6">
              <w:rPr>
                <w:b/>
                <w:sz w:val="18"/>
                <w:szCs w:val="18"/>
                <w:rPrChange w:id="758" w:author="Felix" w:date="2016-05-27T12:46:00Z">
                  <w:rPr>
                    <w:sz w:val="18"/>
                    <w:szCs w:val="18"/>
                  </w:rPr>
                </w:rPrChange>
              </w:rPr>
              <w:t>zusätzl</w:t>
            </w:r>
            <w:proofErr w:type="spellEnd"/>
            <w:r w:rsidRPr="00673BB6">
              <w:rPr>
                <w:b/>
                <w:sz w:val="18"/>
                <w:szCs w:val="18"/>
                <w:rPrChange w:id="759" w:author="Felix" w:date="2016-05-27T12:46:00Z">
                  <w:rPr>
                    <w:sz w:val="18"/>
                    <w:szCs w:val="18"/>
                  </w:rPr>
                </w:rPrChange>
              </w:rPr>
              <w:t xml:space="preserve"> Dokumente</w:t>
            </w:r>
          </w:p>
        </w:tc>
        <w:tc>
          <w:tcPr>
            <w:tcW w:w="787" w:type="dxa"/>
            <w:tcBorders>
              <w:top w:val="single" w:sz="4" w:space="0" w:color="auto"/>
              <w:bottom w:val="single" w:sz="4" w:space="0" w:color="auto"/>
            </w:tcBorders>
            <w:tcPrChange w:id="760" w:author="Felix" w:date="2016-05-27T12:46:00Z">
              <w:tcPr>
                <w:tcW w:w="783" w:type="dxa"/>
              </w:tcPr>
            </w:tcPrChange>
          </w:tcPr>
          <w:p w14:paraId="3DB01496" w14:textId="6B644EA1" w:rsidR="0043619C" w:rsidRPr="00673BB6" w:rsidRDefault="0043619C" w:rsidP="00673BB6">
            <w:pPr>
              <w:jc w:val="center"/>
              <w:rPr>
                <w:b/>
                <w:sz w:val="18"/>
                <w:szCs w:val="18"/>
                <w:rPrChange w:id="761" w:author="Felix" w:date="2016-05-27T12:46:00Z">
                  <w:rPr>
                    <w:sz w:val="18"/>
                    <w:szCs w:val="18"/>
                  </w:rPr>
                </w:rPrChange>
              </w:rPr>
              <w:pPrChange w:id="762" w:author="Felix" w:date="2016-05-27T12:47:00Z">
                <w:pPr/>
              </w:pPrChange>
            </w:pPr>
            <w:proofErr w:type="spellStart"/>
            <w:r w:rsidRPr="00673BB6">
              <w:rPr>
                <w:b/>
                <w:sz w:val="18"/>
                <w:szCs w:val="18"/>
                <w:rPrChange w:id="763" w:author="Felix" w:date="2016-05-27T12:46:00Z">
                  <w:rPr>
                    <w:sz w:val="18"/>
                    <w:szCs w:val="18"/>
                  </w:rPr>
                </w:rPrChange>
              </w:rPr>
              <w:t>Topiks</w:t>
            </w:r>
            <w:proofErr w:type="spellEnd"/>
          </w:p>
        </w:tc>
        <w:tc>
          <w:tcPr>
            <w:tcW w:w="1215" w:type="dxa"/>
            <w:tcBorders>
              <w:top w:val="single" w:sz="4" w:space="0" w:color="auto"/>
              <w:bottom w:val="single" w:sz="4" w:space="0" w:color="auto"/>
            </w:tcBorders>
            <w:tcPrChange w:id="764" w:author="Felix" w:date="2016-05-27T12:46:00Z">
              <w:tcPr>
                <w:tcW w:w="973" w:type="dxa"/>
              </w:tcPr>
            </w:tcPrChange>
          </w:tcPr>
          <w:p w14:paraId="27128261" w14:textId="5B43427B" w:rsidR="0043619C" w:rsidRPr="00673BB6" w:rsidRDefault="0043619C" w:rsidP="00673BB6">
            <w:pPr>
              <w:jc w:val="center"/>
              <w:rPr>
                <w:b/>
                <w:sz w:val="18"/>
                <w:szCs w:val="18"/>
                <w:rPrChange w:id="765" w:author="Felix" w:date="2016-05-27T12:46:00Z">
                  <w:rPr>
                    <w:sz w:val="18"/>
                    <w:szCs w:val="18"/>
                  </w:rPr>
                </w:rPrChange>
              </w:rPr>
              <w:pPrChange w:id="766" w:author="Felix" w:date="2016-05-27T12:47:00Z">
                <w:pPr/>
              </w:pPrChange>
            </w:pPr>
            <w:r w:rsidRPr="00673BB6">
              <w:rPr>
                <w:b/>
                <w:sz w:val="18"/>
                <w:szCs w:val="18"/>
                <w:rPrChange w:id="767" w:author="Felix" w:date="2016-05-27T12:46:00Z">
                  <w:rPr>
                    <w:sz w:val="18"/>
                    <w:szCs w:val="18"/>
                  </w:rPr>
                </w:rPrChange>
              </w:rPr>
              <w:t>Genauigkeit</w:t>
            </w:r>
          </w:p>
        </w:tc>
        <w:tc>
          <w:tcPr>
            <w:tcW w:w="632" w:type="dxa"/>
            <w:tcBorders>
              <w:top w:val="single" w:sz="4" w:space="0" w:color="auto"/>
              <w:bottom w:val="single" w:sz="4" w:space="0" w:color="auto"/>
            </w:tcBorders>
            <w:tcPrChange w:id="768" w:author="Felix" w:date="2016-05-27T12:46:00Z">
              <w:tcPr>
                <w:tcW w:w="631" w:type="dxa"/>
              </w:tcPr>
            </w:tcPrChange>
          </w:tcPr>
          <w:p w14:paraId="0C208C72" w14:textId="53F27148" w:rsidR="0043619C" w:rsidRPr="00673BB6" w:rsidRDefault="0043619C" w:rsidP="00673BB6">
            <w:pPr>
              <w:jc w:val="center"/>
              <w:rPr>
                <w:b/>
                <w:sz w:val="18"/>
                <w:szCs w:val="18"/>
                <w:rPrChange w:id="769" w:author="Felix" w:date="2016-05-27T12:46:00Z">
                  <w:rPr>
                    <w:sz w:val="18"/>
                    <w:szCs w:val="18"/>
                  </w:rPr>
                </w:rPrChange>
              </w:rPr>
              <w:pPrChange w:id="770" w:author="Felix" w:date="2016-05-27T12:47:00Z">
                <w:pPr/>
              </w:pPrChange>
            </w:pPr>
            <w:r w:rsidRPr="00673BB6">
              <w:rPr>
                <w:b/>
                <w:sz w:val="18"/>
                <w:szCs w:val="18"/>
                <w:rPrChange w:id="771" w:author="Felix" w:date="2016-05-27T12:46:00Z">
                  <w:rPr>
                    <w:sz w:val="18"/>
                    <w:szCs w:val="18"/>
                  </w:rPr>
                </w:rPrChange>
              </w:rPr>
              <w:t>Prec</w:t>
            </w:r>
            <w:ins w:id="772" w:author="Felix" w:date="2016-05-27T10:16:00Z">
              <w:r w:rsidR="001545AD" w:rsidRPr="00673BB6">
                <w:rPr>
                  <w:b/>
                  <w:sz w:val="18"/>
                  <w:szCs w:val="18"/>
                  <w:rPrChange w:id="773" w:author="Felix" w:date="2016-05-27T12:46:00Z">
                    <w:rPr>
                      <w:sz w:val="18"/>
                      <w:szCs w:val="18"/>
                    </w:rPr>
                  </w:rPrChange>
                </w:rPr>
                <w:t>ision</w:t>
              </w:r>
            </w:ins>
            <w:del w:id="774" w:author="Felix" w:date="2016-05-27T10:16:00Z">
              <w:r w:rsidRPr="00673BB6" w:rsidDel="001545AD">
                <w:rPr>
                  <w:b/>
                  <w:sz w:val="18"/>
                  <w:szCs w:val="18"/>
                  <w:rPrChange w:id="775" w:author="Felix" w:date="2016-05-27T12:46:00Z">
                    <w:rPr>
                      <w:sz w:val="18"/>
                      <w:szCs w:val="18"/>
                    </w:rPr>
                  </w:rPrChange>
                </w:rPr>
                <w:delText>.</w:delText>
              </w:r>
            </w:del>
          </w:p>
        </w:tc>
        <w:tc>
          <w:tcPr>
            <w:tcW w:w="557" w:type="dxa"/>
            <w:tcBorders>
              <w:top w:val="single" w:sz="4" w:space="0" w:color="auto"/>
              <w:bottom w:val="single" w:sz="4" w:space="0" w:color="auto"/>
            </w:tcBorders>
            <w:tcPrChange w:id="776" w:author="Felix" w:date="2016-05-27T12:46:00Z">
              <w:tcPr>
                <w:tcW w:w="584" w:type="dxa"/>
              </w:tcPr>
            </w:tcPrChange>
          </w:tcPr>
          <w:p w14:paraId="57B8B6A6" w14:textId="16F0B438" w:rsidR="0043619C" w:rsidRPr="00673BB6" w:rsidRDefault="0043619C" w:rsidP="00673BB6">
            <w:pPr>
              <w:jc w:val="center"/>
              <w:rPr>
                <w:b/>
                <w:sz w:val="18"/>
                <w:szCs w:val="18"/>
                <w:rPrChange w:id="777" w:author="Felix" w:date="2016-05-27T12:46:00Z">
                  <w:rPr>
                    <w:sz w:val="18"/>
                    <w:szCs w:val="18"/>
                  </w:rPr>
                </w:rPrChange>
              </w:rPr>
              <w:pPrChange w:id="778" w:author="Felix" w:date="2016-05-27T12:47:00Z">
                <w:pPr/>
              </w:pPrChange>
            </w:pPr>
            <w:r w:rsidRPr="00673BB6">
              <w:rPr>
                <w:b/>
                <w:sz w:val="18"/>
                <w:szCs w:val="18"/>
                <w:rPrChange w:id="779" w:author="Felix" w:date="2016-05-27T12:46:00Z">
                  <w:rPr>
                    <w:sz w:val="18"/>
                    <w:szCs w:val="18"/>
                  </w:rPr>
                </w:rPrChange>
              </w:rPr>
              <w:t>Rec</w:t>
            </w:r>
            <w:ins w:id="780" w:author="Felix" w:date="2016-05-27T10:16:00Z">
              <w:r w:rsidR="001545AD" w:rsidRPr="00673BB6">
                <w:rPr>
                  <w:b/>
                  <w:sz w:val="18"/>
                  <w:szCs w:val="18"/>
                  <w:rPrChange w:id="781" w:author="Felix" w:date="2016-05-27T12:46:00Z">
                    <w:rPr>
                      <w:sz w:val="18"/>
                      <w:szCs w:val="18"/>
                    </w:rPr>
                  </w:rPrChange>
                </w:rPr>
                <w:t>all</w:t>
              </w:r>
            </w:ins>
            <w:del w:id="782" w:author="Felix" w:date="2016-05-27T10:16:00Z">
              <w:r w:rsidRPr="00673BB6" w:rsidDel="001545AD">
                <w:rPr>
                  <w:b/>
                  <w:sz w:val="18"/>
                  <w:szCs w:val="18"/>
                  <w:rPrChange w:id="783" w:author="Felix" w:date="2016-05-27T12:46:00Z">
                    <w:rPr>
                      <w:sz w:val="18"/>
                      <w:szCs w:val="18"/>
                    </w:rPr>
                  </w:rPrChange>
                </w:rPr>
                <w:delText>.</w:delText>
              </w:r>
            </w:del>
          </w:p>
        </w:tc>
        <w:tc>
          <w:tcPr>
            <w:tcW w:w="552" w:type="dxa"/>
            <w:tcBorders>
              <w:top w:val="single" w:sz="4" w:space="0" w:color="auto"/>
              <w:bottom w:val="single" w:sz="4" w:space="0" w:color="auto"/>
            </w:tcBorders>
            <w:tcPrChange w:id="784" w:author="Felix" w:date="2016-05-27T12:46:00Z">
              <w:tcPr>
                <w:tcW w:w="584" w:type="dxa"/>
              </w:tcPr>
            </w:tcPrChange>
          </w:tcPr>
          <w:p w14:paraId="6443D1D9" w14:textId="2144CCD3" w:rsidR="0043619C" w:rsidRPr="00673BB6" w:rsidRDefault="0043619C" w:rsidP="00673BB6">
            <w:pPr>
              <w:jc w:val="center"/>
              <w:rPr>
                <w:b/>
                <w:sz w:val="18"/>
                <w:szCs w:val="18"/>
                <w:rPrChange w:id="785" w:author="Felix" w:date="2016-05-27T12:46:00Z">
                  <w:rPr>
                    <w:sz w:val="18"/>
                    <w:szCs w:val="18"/>
                  </w:rPr>
                </w:rPrChange>
              </w:rPr>
              <w:pPrChange w:id="786" w:author="Felix" w:date="2016-05-27T12:47:00Z">
                <w:pPr/>
              </w:pPrChange>
            </w:pPr>
            <w:r w:rsidRPr="00673BB6">
              <w:rPr>
                <w:b/>
                <w:sz w:val="18"/>
                <w:szCs w:val="18"/>
                <w:rPrChange w:id="787" w:author="Felix" w:date="2016-05-27T12:46:00Z">
                  <w:rPr>
                    <w:sz w:val="18"/>
                    <w:szCs w:val="18"/>
                  </w:rPr>
                </w:rPrChange>
              </w:rPr>
              <w:t>F1</w:t>
            </w:r>
          </w:p>
        </w:tc>
      </w:tr>
      <w:tr w:rsidR="0043619C" w:rsidRPr="000E6A02" w14:paraId="0D7B9C31" w14:textId="77777777" w:rsidTr="00673BB6">
        <w:trPr>
          <w:trHeight w:val="264"/>
          <w:trPrChange w:id="788" w:author="Felix" w:date="2016-05-27T12:46:00Z">
            <w:trPr>
              <w:trHeight w:val="264"/>
            </w:trPr>
          </w:trPrChange>
        </w:trPr>
        <w:tc>
          <w:tcPr>
            <w:tcW w:w="879" w:type="dxa"/>
            <w:tcBorders>
              <w:top w:val="single" w:sz="4" w:space="0" w:color="auto"/>
            </w:tcBorders>
            <w:tcPrChange w:id="789" w:author="Felix" w:date="2016-05-27T12:46:00Z">
              <w:tcPr>
                <w:tcW w:w="946" w:type="dxa"/>
              </w:tcPr>
            </w:tcPrChange>
          </w:tcPr>
          <w:p w14:paraId="19D20B4B" w14:textId="71353655" w:rsidR="0043619C" w:rsidRPr="000E6A02" w:rsidRDefault="0043619C" w:rsidP="00736CF5">
            <w:pPr>
              <w:rPr>
                <w:sz w:val="18"/>
                <w:szCs w:val="18"/>
              </w:rPr>
            </w:pPr>
            <w:r w:rsidRPr="000E6A02">
              <w:rPr>
                <w:sz w:val="18"/>
                <w:szCs w:val="18"/>
              </w:rPr>
              <w:t>DECOW</w:t>
            </w:r>
          </w:p>
        </w:tc>
        <w:tc>
          <w:tcPr>
            <w:tcW w:w="1185" w:type="dxa"/>
            <w:tcBorders>
              <w:top w:val="single" w:sz="4" w:space="0" w:color="auto"/>
            </w:tcBorders>
            <w:tcPrChange w:id="790" w:author="Felix" w:date="2016-05-27T12:46:00Z">
              <w:tcPr>
                <w:tcW w:w="1112" w:type="dxa"/>
              </w:tcPr>
            </w:tcPrChange>
          </w:tcPr>
          <w:p w14:paraId="2A07FCE9" w14:textId="3ECE452B" w:rsidR="0043619C" w:rsidRPr="000E6A02" w:rsidRDefault="0043619C" w:rsidP="00673BB6">
            <w:pPr>
              <w:jc w:val="right"/>
              <w:rPr>
                <w:sz w:val="18"/>
                <w:szCs w:val="18"/>
              </w:rPr>
              <w:pPrChange w:id="791" w:author="Felix" w:date="2016-05-27T12:46:00Z">
                <w:pPr/>
              </w:pPrChange>
            </w:pPr>
            <w:r w:rsidRPr="000E6A02">
              <w:rPr>
                <w:sz w:val="18"/>
                <w:szCs w:val="18"/>
              </w:rPr>
              <w:t>3200</w:t>
            </w:r>
          </w:p>
        </w:tc>
        <w:tc>
          <w:tcPr>
            <w:tcW w:w="787" w:type="dxa"/>
            <w:tcBorders>
              <w:top w:val="single" w:sz="4" w:space="0" w:color="auto"/>
            </w:tcBorders>
            <w:tcPrChange w:id="792" w:author="Felix" w:date="2016-05-27T12:46:00Z">
              <w:tcPr>
                <w:tcW w:w="783" w:type="dxa"/>
              </w:tcPr>
            </w:tcPrChange>
          </w:tcPr>
          <w:p w14:paraId="7A7B26E2" w14:textId="110B3D37" w:rsidR="0043619C" w:rsidRPr="000E6A02" w:rsidRDefault="0043619C" w:rsidP="00673BB6">
            <w:pPr>
              <w:jc w:val="right"/>
              <w:rPr>
                <w:sz w:val="18"/>
                <w:szCs w:val="18"/>
              </w:rPr>
              <w:pPrChange w:id="793" w:author="Felix" w:date="2016-05-27T12:46:00Z">
                <w:pPr/>
              </w:pPrChange>
            </w:pPr>
            <w:r w:rsidRPr="000E6A02">
              <w:rPr>
                <w:sz w:val="18"/>
                <w:szCs w:val="18"/>
              </w:rPr>
              <w:t>20</w:t>
            </w:r>
          </w:p>
        </w:tc>
        <w:tc>
          <w:tcPr>
            <w:tcW w:w="1215" w:type="dxa"/>
            <w:tcBorders>
              <w:top w:val="single" w:sz="4" w:space="0" w:color="auto"/>
            </w:tcBorders>
            <w:tcPrChange w:id="794" w:author="Felix" w:date="2016-05-27T12:46:00Z">
              <w:tcPr>
                <w:tcW w:w="973" w:type="dxa"/>
              </w:tcPr>
            </w:tcPrChange>
          </w:tcPr>
          <w:p w14:paraId="56972870" w14:textId="73F03781" w:rsidR="0043619C" w:rsidRPr="000E6A02" w:rsidRDefault="0043619C" w:rsidP="00673BB6">
            <w:pPr>
              <w:jc w:val="right"/>
              <w:rPr>
                <w:sz w:val="18"/>
                <w:szCs w:val="18"/>
              </w:rPr>
              <w:pPrChange w:id="795" w:author="Felix" w:date="2016-05-27T12:46:00Z">
                <w:pPr/>
              </w:pPrChange>
            </w:pPr>
            <w:r w:rsidRPr="000E6A02">
              <w:rPr>
                <w:sz w:val="18"/>
                <w:szCs w:val="18"/>
              </w:rPr>
              <w:t>68,77%</w:t>
            </w:r>
          </w:p>
          <w:p w14:paraId="618F95E6" w14:textId="77777777" w:rsidR="0043619C" w:rsidRPr="000E6A02" w:rsidRDefault="0043619C" w:rsidP="00673BB6">
            <w:pPr>
              <w:jc w:val="right"/>
              <w:rPr>
                <w:sz w:val="18"/>
                <w:szCs w:val="18"/>
              </w:rPr>
              <w:pPrChange w:id="796" w:author="Felix" w:date="2016-05-27T12:46:00Z">
                <w:pPr/>
              </w:pPrChange>
            </w:pPr>
          </w:p>
        </w:tc>
        <w:tc>
          <w:tcPr>
            <w:tcW w:w="632" w:type="dxa"/>
            <w:tcBorders>
              <w:top w:val="single" w:sz="4" w:space="0" w:color="auto"/>
            </w:tcBorders>
            <w:tcPrChange w:id="797" w:author="Felix" w:date="2016-05-27T12:46:00Z">
              <w:tcPr>
                <w:tcW w:w="631" w:type="dxa"/>
              </w:tcPr>
            </w:tcPrChange>
          </w:tcPr>
          <w:p w14:paraId="5C7684AD" w14:textId="09F2B8AE" w:rsidR="0043619C" w:rsidRPr="000E6A02" w:rsidRDefault="0043619C" w:rsidP="00673BB6">
            <w:pPr>
              <w:jc w:val="right"/>
              <w:rPr>
                <w:sz w:val="18"/>
                <w:szCs w:val="18"/>
              </w:rPr>
              <w:pPrChange w:id="798" w:author="Felix" w:date="2016-05-27T12:46:00Z">
                <w:pPr/>
              </w:pPrChange>
            </w:pPr>
            <w:r w:rsidRPr="000E6A02">
              <w:rPr>
                <w:sz w:val="18"/>
                <w:szCs w:val="18"/>
              </w:rPr>
              <w:t>0,69</w:t>
            </w:r>
          </w:p>
        </w:tc>
        <w:tc>
          <w:tcPr>
            <w:tcW w:w="557" w:type="dxa"/>
            <w:tcBorders>
              <w:top w:val="single" w:sz="4" w:space="0" w:color="auto"/>
            </w:tcBorders>
            <w:tcPrChange w:id="799" w:author="Felix" w:date="2016-05-27T12:46:00Z">
              <w:tcPr>
                <w:tcW w:w="584" w:type="dxa"/>
              </w:tcPr>
            </w:tcPrChange>
          </w:tcPr>
          <w:p w14:paraId="49CCBECF" w14:textId="7497DE5B" w:rsidR="0043619C" w:rsidRPr="000E6A02" w:rsidRDefault="0043619C" w:rsidP="00673BB6">
            <w:pPr>
              <w:jc w:val="right"/>
              <w:rPr>
                <w:sz w:val="18"/>
                <w:szCs w:val="18"/>
              </w:rPr>
              <w:pPrChange w:id="800" w:author="Felix" w:date="2016-05-27T12:46:00Z">
                <w:pPr/>
              </w:pPrChange>
            </w:pPr>
            <w:r w:rsidRPr="000E6A02">
              <w:rPr>
                <w:sz w:val="18"/>
                <w:szCs w:val="18"/>
              </w:rPr>
              <w:t>0,69</w:t>
            </w:r>
          </w:p>
        </w:tc>
        <w:tc>
          <w:tcPr>
            <w:tcW w:w="552" w:type="dxa"/>
            <w:tcBorders>
              <w:top w:val="single" w:sz="4" w:space="0" w:color="auto"/>
            </w:tcBorders>
            <w:tcPrChange w:id="801" w:author="Felix" w:date="2016-05-27T12:46:00Z">
              <w:tcPr>
                <w:tcW w:w="584" w:type="dxa"/>
              </w:tcPr>
            </w:tcPrChange>
          </w:tcPr>
          <w:p w14:paraId="4EC0DC7F" w14:textId="3A7A0001" w:rsidR="0043619C" w:rsidRPr="000E6A02" w:rsidRDefault="0043619C" w:rsidP="00673BB6">
            <w:pPr>
              <w:jc w:val="right"/>
              <w:rPr>
                <w:sz w:val="18"/>
                <w:szCs w:val="18"/>
              </w:rPr>
              <w:pPrChange w:id="802" w:author="Felix" w:date="2016-05-27T12:46:00Z">
                <w:pPr/>
              </w:pPrChange>
            </w:pPr>
            <w:r w:rsidRPr="000E6A02">
              <w:rPr>
                <w:sz w:val="18"/>
                <w:szCs w:val="18"/>
              </w:rPr>
              <w:t>0,67</w:t>
            </w:r>
          </w:p>
        </w:tc>
      </w:tr>
      <w:tr w:rsidR="0043619C" w:rsidRPr="000E6A02" w14:paraId="6C65CCA4" w14:textId="77777777" w:rsidTr="00673BB6">
        <w:trPr>
          <w:trHeight w:val="264"/>
          <w:trPrChange w:id="803" w:author="Felix" w:date="2016-05-27T12:46:00Z">
            <w:trPr>
              <w:trHeight w:val="264"/>
            </w:trPr>
          </w:trPrChange>
        </w:trPr>
        <w:tc>
          <w:tcPr>
            <w:tcW w:w="879" w:type="dxa"/>
            <w:tcPrChange w:id="804" w:author="Felix" w:date="2016-05-27T12:46:00Z">
              <w:tcPr>
                <w:tcW w:w="946" w:type="dxa"/>
              </w:tcPr>
            </w:tcPrChange>
          </w:tcPr>
          <w:p w14:paraId="5A23CDAE" w14:textId="2E7CCC03" w:rsidR="0043619C" w:rsidRPr="000E6A02" w:rsidRDefault="0043619C" w:rsidP="00736CF5">
            <w:pPr>
              <w:rPr>
                <w:sz w:val="18"/>
                <w:szCs w:val="18"/>
              </w:rPr>
            </w:pPr>
            <w:proofErr w:type="spellStart"/>
            <w:r w:rsidRPr="000E6A02">
              <w:rPr>
                <w:sz w:val="18"/>
                <w:szCs w:val="18"/>
              </w:rPr>
              <w:t>DeReKo</w:t>
            </w:r>
            <w:proofErr w:type="spellEnd"/>
          </w:p>
        </w:tc>
        <w:tc>
          <w:tcPr>
            <w:tcW w:w="1185" w:type="dxa"/>
            <w:tcPrChange w:id="805" w:author="Felix" w:date="2016-05-27T12:46:00Z">
              <w:tcPr>
                <w:tcW w:w="1112" w:type="dxa"/>
              </w:tcPr>
            </w:tcPrChange>
          </w:tcPr>
          <w:p w14:paraId="2A9669CC" w14:textId="0A40569F" w:rsidR="0043619C" w:rsidRPr="000E6A02" w:rsidRDefault="0043619C" w:rsidP="00673BB6">
            <w:pPr>
              <w:jc w:val="right"/>
              <w:rPr>
                <w:sz w:val="18"/>
                <w:szCs w:val="18"/>
              </w:rPr>
              <w:pPrChange w:id="806" w:author="Felix" w:date="2016-05-27T12:46:00Z">
                <w:pPr/>
              </w:pPrChange>
            </w:pPr>
            <w:r w:rsidRPr="000E6A02">
              <w:rPr>
                <w:sz w:val="18"/>
                <w:szCs w:val="18"/>
              </w:rPr>
              <w:t>3600</w:t>
            </w:r>
          </w:p>
        </w:tc>
        <w:tc>
          <w:tcPr>
            <w:tcW w:w="787" w:type="dxa"/>
            <w:tcPrChange w:id="807" w:author="Felix" w:date="2016-05-27T12:46:00Z">
              <w:tcPr>
                <w:tcW w:w="783" w:type="dxa"/>
              </w:tcPr>
            </w:tcPrChange>
          </w:tcPr>
          <w:p w14:paraId="3DB5F49D" w14:textId="77381AC1" w:rsidR="0043619C" w:rsidRPr="000E6A02" w:rsidRDefault="0043619C" w:rsidP="00673BB6">
            <w:pPr>
              <w:jc w:val="right"/>
              <w:rPr>
                <w:sz w:val="18"/>
                <w:szCs w:val="18"/>
              </w:rPr>
              <w:pPrChange w:id="808" w:author="Felix" w:date="2016-05-27T12:46:00Z">
                <w:pPr/>
              </w:pPrChange>
            </w:pPr>
            <w:r w:rsidRPr="000E6A02">
              <w:rPr>
                <w:sz w:val="18"/>
                <w:szCs w:val="18"/>
              </w:rPr>
              <w:t>40</w:t>
            </w:r>
          </w:p>
        </w:tc>
        <w:tc>
          <w:tcPr>
            <w:tcW w:w="1215" w:type="dxa"/>
            <w:tcPrChange w:id="809" w:author="Felix" w:date="2016-05-27T12:46:00Z">
              <w:tcPr>
                <w:tcW w:w="973" w:type="dxa"/>
              </w:tcPr>
            </w:tcPrChange>
          </w:tcPr>
          <w:p w14:paraId="08760BFF" w14:textId="0FBCC213" w:rsidR="0043619C" w:rsidRPr="000E6A02" w:rsidRDefault="0043619C" w:rsidP="00673BB6">
            <w:pPr>
              <w:jc w:val="right"/>
              <w:rPr>
                <w:sz w:val="18"/>
                <w:szCs w:val="18"/>
              </w:rPr>
              <w:pPrChange w:id="810" w:author="Felix" w:date="2016-05-27T12:46:00Z">
                <w:pPr/>
              </w:pPrChange>
            </w:pPr>
            <w:r w:rsidRPr="000E6A02">
              <w:rPr>
                <w:sz w:val="18"/>
                <w:szCs w:val="18"/>
              </w:rPr>
              <w:t>73,00%</w:t>
            </w:r>
          </w:p>
        </w:tc>
        <w:tc>
          <w:tcPr>
            <w:tcW w:w="632" w:type="dxa"/>
            <w:tcPrChange w:id="811" w:author="Felix" w:date="2016-05-27T12:46:00Z">
              <w:tcPr>
                <w:tcW w:w="631" w:type="dxa"/>
              </w:tcPr>
            </w:tcPrChange>
          </w:tcPr>
          <w:p w14:paraId="33B6EAC3" w14:textId="3FA3A1E9" w:rsidR="0043619C" w:rsidRPr="000E6A02" w:rsidRDefault="0043619C" w:rsidP="00673BB6">
            <w:pPr>
              <w:jc w:val="right"/>
              <w:rPr>
                <w:sz w:val="18"/>
                <w:szCs w:val="18"/>
              </w:rPr>
              <w:pPrChange w:id="812" w:author="Felix" w:date="2016-05-27T12:46:00Z">
                <w:pPr/>
              </w:pPrChange>
            </w:pPr>
            <w:r w:rsidRPr="000E6A02">
              <w:rPr>
                <w:sz w:val="18"/>
                <w:szCs w:val="18"/>
              </w:rPr>
              <w:t>0,73</w:t>
            </w:r>
          </w:p>
        </w:tc>
        <w:tc>
          <w:tcPr>
            <w:tcW w:w="557" w:type="dxa"/>
            <w:tcPrChange w:id="813" w:author="Felix" w:date="2016-05-27T12:46:00Z">
              <w:tcPr>
                <w:tcW w:w="584" w:type="dxa"/>
              </w:tcPr>
            </w:tcPrChange>
          </w:tcPr>
          <w:p w14:paraId="0B590C5E" w14:textId="013A4DC3" w:rsidR="0043619C" w:rsidRPr="000E6A02" w:rsidRDefault="0043619C" w:rsidP="00673BB6">
            <w:pPr>
              <w:jc w:val="right"/>
              <w:rPr>
                <w:sz w:val="18"/>
                <w:szCs w:val="18"/>
              </w:rPr>
              <w:pPrChange w:id="814" w:author="Felix" w:date="2016-05-27T12:46:00Z">
                <w:pPr/>
              </w:pPrChange>
            </w:pPr>
            <w:r w:rsidRPr="000E6A02">
              <w:rPr>
                <w:sz w:val="18"/>
                <w:szCs w:val="18"/>
              </w:rPr>
              <w:t>0,73</w:t>
            </w:r>
          </w:p>
        </w:tc>
        <w:tc>
          <w:tcPr>
            <w:tcW w:w="552" w:type="dxa"/>
            <w:tcPrChange w:id="815" w:author="Felix" w:date="2016-05-27T12:46:00Z">
              <w:tcPr>
                <w:tcW w:w="584" w:type="dxa"/>
              </w:tcPr>
            </w:tcPrChange>
          </w:tcPr>
          <w:p w14:paraId="723C173C" w14:textId="5907B784" w:rsidR="0043619C" w:rsidRPr="000E6A02" w:rsidRDefault="0043619C" w:rsidP="00673BB6">
            <w:pPr>
              <w:jc w:val="right"/>
              <w:rPr>
                <w:sz w:val="18"/>
                <w:szCs w:val="18"/>
              </w:rPr>
              <w:pPrChange w:id="816" w:author="Felix" w:date="2016-05-27T12:46:00Z">
                <w:pPr/>
              </w:pPrChange>
            </w:pPr>
            <w:r w:rsidRPr="000E6A02">
              <w:rPr>
                <w:sz w:val="18"/>
                <w:szCs w:val="18"/>
              </w:rPr>
              <w:t>0,70</w:t>
            </w:r>
          </w:p>
        </w:tc>
      </w:tr>
      <w:tr w:rsidR="0043619C" w:rsidRPr="000E6A02" w14:paraId="6B0E22FD" w14:textId="77777777" w:rsidTr="00673BB6">
        <w:trPr>
          <w:trHeight w:val="523"/>
          <w:trPrChange w:id="817" w:author="Felix" w:date="2016-05-27T12:46:00Z">
            <w:trPr>
              <w:trHeight w:val="523"/>
            </w:trPr>
          </w:trPrChange>
        </w:trPr>
        <w:tc>
          <w:tcPr>
            <w:tcW w:w="879" w:type="dxa"/>
            <w:tcPrChange w:id="818" w:author="Felix" w:date="2016-05-27T12:46:00Z">
              <w:tcPr>
                <w:tcW w:w="946" w:type="dxa"/>
              </w:tcPr>
            </w:tcPrChange>
          </w:tcPr>
          <w:p w14:paraId="1868908A" w14:textId="2205C221" w:rsidR="0043619C" w:rsidRPr="000E6A02" w:rsidRDefault="0043619C" w:rsidP="008802B9">
            <w:pPr>
              <w:rPr>
                <w:sz w:val="18"/>
                <w:szCs w:val="18"/>
              </w:rPr>
            </w:pPr>
            <w:r w:rsidRPr="000E6A02">
              <w:rPr>
                <w:sz w:val="18"/>
                <w:szCs w:val="18"/>
              </w:rPr>
              <w:t xml:space="preserve">DECOW </w:t>
            </w:r>
            <w:r w:rsidRPr="000E6A02">
              <w:rPr>
                <w:rFonts w:ascii="Baoli SC Regular" w:hAnsi="Baoli SC Regular" w:cs="Baoli SC Regular"/>
                <w:sz w:val="18"/>
                <w:szCs w:val="18"/>
              </w:rPr>
              <w:t>∪</w:t>
            </w:r>
            <w:r w:rsidRPr="000E6A02">
              <w:rPr>
                <w:sz w:val="18"/>
                <w:szCs w:val="18"/>
              </w:rPr>
              <w:t xml:space="preserve"> </w:t>
            </w:r>
            <w:proofErr w:type="spellStart"/>
            <w:r w:rsidRPr="000E6A02">
              <w:rPr>
                <w:sz w:val="18"/>
                <w:szCs w:val="18"/>
              </w:rPr>
              <w:t>DeReKo</w:t>
            </w:r>
            <w:proofErr w:type="spellEnd"/>
          </w:p>
        </w:tc>
        <w:tc>
          <w:tcPr>
            <w:tcW w:w="1185" w:type="dxa"/>
            <w:tcPrChange w:id="819" w:author="Felix" w:date="2016-05-27T12:46:00Z">
              <w:tcPr>
                <w:tcW w:w="1112" w:type="dxa"/>
              </w:tcPr>
            </w:tcPrChange>
          </w:tcPr>
          <w:p w14:paraId="7E7DB367" w14:textId="6147B6A0" w:rsidR="0043619C" w:rsidRPr="000E6A02" w:rsidRDefault="0043619C" w:rsidP="00673BB6">
            <w:pPr>
              <w:jc w:val="right"/>
              <w:rPr>
                <w:sz w:val="18"/>
                <w:szCs w:val="18"/>
              </w:rPr>
              <w:pPrChange w:id="820" w:author="Felix" w:date="2016-05-27T12:46:00Z">
                <w:pPr/>
              </w:pPrChange>
            </w:pPr>
            <w:r w:rsidRPr="000E6A02">
              <w:rPr>
                <w:sz w:val="18"/>
                <w:szCs w:val="18"/>
              </w:rPr>
              <w:t>0</w:t>
            </w:r>
          </w:p>
        </w:tc>
        <w:tc>
          <w:tcPr>
            <w:tcW w:w="787" w:type="dxa"/>
            <w:tcPrChange w:id="821" w:author="Felix" w:date="2016-05-27T12:46:00Z">
              <w:tcPr>
                <w:tcW w:w="783" w:type="dxa"/>
              </w:tcPr>
            </w:tcPrChange>
          </w:tcPr>
          <w:p w14:paraId="58A319E2" w14:textId="3E674BA9" w:rsidR="0043619C" w:rsidRPr="000E6A02" w:rsidRDefault="0043619C" w:rsidP="00673BB6">
            <w:pPr>
              <w:jc w:val="right"/>
              <w:rPr>
                <w:sz w:val="18"/>
                <w:szCs w:val="18"/>
              </w:rPr>
              <w:pPrChange w:id="822" w:author="Felix" w:date="2016-05-27T12:46:00Z">
                <w:pPr/>
              </w:pPrChange>
            </w:pPr>
            <w:r w:rsidRPr="000E6A02">
              <w:rPr>
                <w:sz w:val="18"/>
                <w:szCs w:val="18"/>
              </w:rPr>
              <w:t>30</w:t>
            </w:r>
          </w:p>
        </w:tc>
        <w:tc>
          <w:tcPr>
            <w:tcW w:w="1215" w:type="dxa"/>
            <w:tcPrChange w:id="823" w:author="Felix" w:date="2016-05-27T12:46:00Z">
              <w:tcPr>
                <w:tcW w:w="973" w:type="dxa"/>
              </w:tcPr>
            </w:tcPrChange>
          </w:tcPr>
          <w:p w14:paraId="0424D842" w14:textId="29C26372" w:rsidR="0043619C" w:rsidRPr="000E6A02" w:rsidRDefault="0043619C" w:rsidP="00673BB6">
            <w:pPr>
              <w:jc w:val="right"/>
              <w:rPr>
                <w:sz w:val="18"/>
                <w:szCs w:val="18"/>
              </w:rPr>
              <w:pPrChange w:id="824" w:author="Felix" w:date="2016-05-27T12:46:00Z">
                <w:pPr/>
              </w:pPrChange>
            </w:pPr>
            <w:r w:rsidRPr="000E6A02">
              <w:rPr>
                <w:sz w:val="18"/>
                <w:szCs w:val="18"/>
              </w:rPr>
              <w:t>51,87%</w:t>
            </w:r>
          </w:p>
        </w:tc>
        <w:tc>
          <w:tcPr>
            <w:tcW w:w="632" w:type="dxa"/>
            <w:tcPrChange w:id="825" w:author="Felix" w:date="2016-05-27T12:46:00Z">
              <w:tcPr>
                <w:tcW w:w="631" w:type="dxa"/>
              </w:tcPr>
            </w:tcPrChange>
          </w:tcPr>
          <w:p w14:paraId="148917B3" w14:textId="1FEF4378" w:rsidR="0043619C" w:rsidRPr="000E6A02" w:rsidRDefault="0043619C" w:rsidP="00673BB6">
            <w:pPr>
              <w:jc w:val="right"/>
              <w:rPr>
                <w:sz w:val="18"/>
                <w:szCs w:val="18"/>
              </w:rPr>
              <w:pPrChange w:id="826" w:author="Felix" w:date="2016-05-27T12:46:00Z">
                <w:pPr/>
              </w:pPrChange>
            </w:pPr>
            <w:r w:rsidRPr="000E6A02">
              <w:rPr>
                <w:sz w:val="18"/>
                <w:szCs w:val="18"/>
              </w:rPr>
              <w:t>0,43</w:t>
            </w:r>
          </w:p>
        </w:tc>
        <w:tc>
          <w:tcPr>
            <w:tcW w:w="557" w:type="dxa"/>
            <w:tcPrChange w:id="827" w:author="Felix" w:date="2016-05-27T12:46:00Z">
              <w:tcPr>
                <w:tcW w:w="584" w:type="dxa"/>
              </w:tcPr>
            </w:tcPrChange>
          </w:tcPr>
          <w:p w14:paraId="6A5ED896" w14:textId="38FC19E4" w:rsidR="0043619C" w:rsidRPr="000E6A02" w:rsidRDefault="0043619C" w:rsidP="00673BB6">
            <w:pPr>
              <w:jc w:val="right"/>
              <w:rPr>
                <w:sz w:val="18"/>
                <w:szCs w:val="18"/>
              </w:rPr>
              <w:pPrChange w:id="828" w:author="Felix" w:date="2016-05-27T12:46:00Z">
                <w:pPr/>
              </w:pPrChange>
            </w:pPr>
            <w:r w:rsidRPr="000E6A02">
              <w:rPr>
                <w:sz w:val="18"/>
                <w:szCs w:val="18"/>
              </w:rPr>
              <w:t>0,52</w:t>
            </w:r>
          </w:p>
        </w:tc>
        <w:tc>
          <w:tcPr>
            <w:tcW w:w="552" w:type="dxa"/>
            <w:tcPrChange w:id="829" w:author="Felix" w:date="2016-05-27T12:46:00Z">
              <w:tcPr>
                <w:tcW w:w="584" w:type="dxa"/>
              </w:tcPr>
            </w:tcPrChange>
          </w:tcPr>
          <w:p w14:paraId="53A7D2ED" w14:textId="18183B84" w:rsidR="0043619C" w:rsidRPr="000E6A02" w:rsidRDefault="0043619C" w:rsidP="00673BB6">
            <w:pPr>
              <w:keepNext/>
              <w:jc w:val="right"/>
              <w:rPr>
                <w:sz w:val="18"/>
                <w:szCs w:val="18"/>
              </w:rPr>
              <w:pPrChange w:id="830" w:author="Felix" w:date="2016-05-27T12:46:00Z">
                <w:pPr>
                  <w:keepNext/>
                </w:pPr>
              </w:pPrChange>
            </w:pPr>
            <w:r w:rsidRPr="000E6A02">
              <w:rPr>
                <w:sz w:val="18"/>
                <w:szCs w:val="18"/>
              </w:rPr>
              <w:t>0,42</w:t>
            </w:r>
          </w:p>
        </w:tc>
      </w:tr>
    </w:tbl>
    <w:p w14:paraId="4195FA66" w14:textId="370B9BC6" w:rsidR="00171F22" w:rsidRPr="000E6A02" w:rsidRDefault="00B37C01" w:rsidP="00B37C01">
      <w:pPr>
        <w:pStyle w:val="Caption"/>
      </w:pPr>
      <w:bookmarkStart w:id="831" w:name="_Ref325796708"/>
      <w:r w:rsidRPr="000E6A02">
        <w:t xml:space="preserve">Tabelle </w:t>
      </w:r>
      <w:fldSimple w:instr=" SEQ Tabelle \* ARABIC ">
        <w:ins w:id="832" w:author="Felix" w:date="2016-05-27T00:19:00Z">
          <w:r w:rsidR="00033A9A">
            <w:rPr>
              <w:noProof/>
            </w:rPr>
            <w:t>3</w:t>
          </w:r>
        </w:ins>
        <w:del w:id="833" w:author="Felix" w:date="2016-05-27T00:19:00Z">
          <w:r w:rsidR="00BC3B83" w:rsidDel="00033A9A">
            <w:rPr>
              <w:noProof/>
            </w:rPr>
            <w:delText>4</w:delText>
          </w:r>
        </w:del>
      </w:fldSimple>
      <w:bookmarkEnd w:id="831"/>
      <w:r w:rsidR="00A63D75">
        <w:t>: Beste erreichbare Genauigkeit</w:t>
      </w:r>
      <w:r w:rsidRPr="000E6A02">
        <w:t xml:space="preserve"> für die reduzierten Datensätze</w:t>
      </w:r>
      <w:del w:id="834" w:author="Felix" w:date="2016-05-27T14:31:00Z">
        <w:r w:rsidRPr="000E6A02" w:rsidDel="007B5867">
          <w:delText xml:space="preserve"> (d.h. ohne </w:delText>
        </w:r>
        <w:r w:rsidR="000E6A02" w:rsidDel="007B5867">
          <w:delText xml:space="preserve">schwach repräsentierte </w:delText>
        </w:r>
        <w:r w:rsidRPr="000E6A02" w:rsidDel="007B5867">
          <w:delText>Kategorien)</w:delText>
        </w:r>
      </w:del>
      <w:r w:rsidRPr="000E6A02">
        <w:t xml:space="preserve"> bei 10-facher Kreuzvalidierung. </w:t>
      </w:r>
      <w:r w:rsidRPr="007B5867">
        <w:rPr>
          <w:i/>
          <w:rPrChange w:id="835" w:author="Felix" w:date="2016-05-27T14:31:00Z">
            <w:rPr/>
          </w:rPrChange>
        </w:rPr>
        <w:t>Preci</w:t>
      </w:r>
      <w:r w:rsidR="002F3ED2" w:rsidRPr="007B5867">
        <w:rPr>
          <w:i/>
          <w:rPrChange w:id="836" w:author="Felix" w:date="2016-05-27T14:31:00Z">
            <w:rPr/>
          </w:rPrChange>
        </w:rPr>
        <w:t>sion</w:t>
      </w:r>
      <w:r w:rsidR="002F3ED2" w:rsidRPr="000E6A02">
        <w:t xml:space="preserve">, </w:t>
      </w:r>
      <w:r w:rsidR="002F3ED2" w:rsidRPr="007B5867">
        <w:rPr>
          <w:i/>
          <w:rPrChange w:id="837" w:author="Felix" w:date="2016-05-27T14:31:00Z">
            <w:rPr/>
          </w:rPrChange>
        </w:rPr>
        <w:t>Recall</w:t>
      </w:r>
      <w:r w:rsidR="002F3ED2" w:rsidRPr="000E6A02">
        <w:t xml:space="preserve"> und </w:t>
      </w:r>
      <w:r w:rsidR="002F3ED2" w:rsidRPr="007B5867">
        <w:rPr>
          <w:i/>
          <w:rPrChange w:id="838" w:author="Felix" w:date="2016-05-27T14:31:00Z">
            <w:rPr/>
          </w:rPrChange>
        </w:rPr>
        <w:t>F1-S</w:t>
      </w:r>
      <w:r w:rsidRPr="007B5867">
        <w:rPr>
          <w:i/>
          <w:rPrChange w:id="839" w:author="Felix" w:date="2016-05-27T14:31:00Z">
            <w:rPr/>
          </w:rPrChange>
        </w:rPr>
        <w:t>core</w:t>
      </w:r>
      <w:r w:rsidRPr="000E6A02">
        <w:t xml:space="preserve"> sind gewichtete Mittelwerte über alle Kategorien.</w:t>
      </w:r>
    </w:p>
    <w:p w14:paraId="2785F6EF" w14:textId="77777777" w:rsidR="00171F22" w:rsidRPr="000E6A02" w:rsidRDefault="00171F22" w:rsidP="00736CF5"/>
    <w:p w14:paraId="41804A95" w14:textId="7F37C248"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 xml:space="preserve">-Daten jeweils für sich genommen erzeugt wurden, </w:t>
      </w:r>
      <w:ins w:id="840" w:author="Roland Schäfer" w:date="2016-05-26T12:44:00Z">
        <w:r w:rsidR="00FD4F2B">
          <w:rPr>
            <w:bCs/>
          </w:rPr>
          <w:t xml:space="preserve">einen </w:t>
        </w:r>
      </w:ins>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xml:space="preserve">. Wir </w:t>
      </w:r>
      <w:ins w:id="841" w:author="Felix" w:date="2016-05-27T13:22:00Z">
        <w:r w:rsidR="00A45607">
          <w:rPr>
            <w:bCs/>
          </w:rPr>
          <w:t>gehen davon aus</w:t>
        </w:r>
      </w:ins>
      <w:del w:id="842" w:author="Felix" w:date="2016-05-27T13:22:00Z">
        <w:r w:rsidR="00DF4DF2" w:rsidDel="00A45607">
          <w:rPr>
            <w:bCs/>
          </w:rPr>
          <w:delText>vermuten</w:delText>
        </w:r>
      </w:del>
      <w:r w:rsidR="00DF4DF2">
        <w:rPr>
          <w:bCs/>
        </w:rPr>
        <w:t>,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w:t>
      </w:r>
      <w:ins w:id="843" w:author="Felix" w:date="2016-05-27T13:23:00Z">
        <w:r w:rsidR="001F0110">
          <w:rPr>
            <w:bCs/>
          </w:rPr>
          <w:t>tark</w:t>
        </w:r>
      </w:ins>
      <w:del w:id="844" w:author="Felix" w:date="2016-05-27T13:23:00Z">
        <w:r w:rsidR="00ED15CF" w:rsidDel="001F0110">
          <w:rPr>
            <w:bCs/>
          </w:rPr>
          <w:delText>ehr</w:delText>
        </w:r>
      </w:del>
      <w:r w:rsidR="00ED15CF">
        <w:rPr>
          <w:bCs/>
        </w:rPr>
        <w:t xml:space="preserve"> ausgeprägte modale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w:t>
      </w:r>
      <w:commentRangeStart w:id="845"/>
      <w:r w:rsidR="00B31C6A">
        <w:rPr>
          <w:bCs/>
        </w:rPr>
        <w:t>Konfusionsmatrizen</w:t>
      </w:r>
      <w:commentRangeEnd w:id="845"/>
      <w:r w:rsidR="008536BB">
        <w:rPr>
          <w:rStyle w:val="CommentReference"/>
        </w:rPr>
        <w:commentReference w:id="845"/>
      </w:r>
      <w:r w:rsidR="00B31C6A">
        <w:rPr>
          <w:rStyle w:val="FootnoteReference"/>
          <w:bCs/>
        </w:rPr>
        <w:footnoteReference w:id="4"/>
      </w:r>
      <w:r w:rsidR="00946FE7">
        <w:rPr>
          <w:bCs/>
        </w:rPr>
        <w:t xml:space="preserve"> (Tabellen </w:t>
      </w:r>
      <w:ins w:id="853" w:author="Felix" w:date="2016-05-27T10:16:00Z">
        <w:r w:rsidR="00AE4770">
          <w:rPr>
            <w:bCs/>
          </w:rPr>
          <w:t>4</w:t>
        </w:r>
      </w:ins>
      <w:ins w:id="854" w:author="Felix" w:date="2016-05-27T11:48:00Z">
        <w:r w:rsidR="00AE4770">
          <w:rPr>
            <w:rFonts w:ascii="Palatino" w:hAnsi="Palatino" w:cs="Palatino"/>
            <w:bCs/>
          </w:rPr>
          <w:t>‑6</w:t>
        </w:r>
      </w:ins>
      <w:del w:id="855" w:author="Felix" w:date="2016-05-27T10:16:00Z">
        <w:r w:rsidR="00946FE7" w:rsidDel="0025566E">
          <w:rPr>
            <w:bCs/>
          </w:rPr>
          <w:delText>5-7</w:delText>
        </w:r>
      </w:del>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ins w:id="856" w:author="Roland Schäfer" w:date="2016-05-26T12:46:00Z">
        <w:r w:rsidR="008536BB">
          <w:rPr>
            <w:bCs/>
          </w:rPr>
          <w:t>Es muss allerdings beachtet werden</w:t>
        </w:r>
      </w:ins>
      <w:r w:rsidR="00085BF6">
        <w:rPr>
          <w:bCs/>
        </w:rPr>
        <w:t xml:space="preserve">, dass die zum Training verwendeten Goldstandardkorpora relativ klein sind und damit </w:t>
      </w:r>
      <w:ins w:id="857" w:author="Roland Schäfer" w:date="2016-05-26T11:24:00Z">
        <w:r w:rsidR="00D422D7">
          <w:rPr>
            <w:bCs/>
          </w:rPr>
          <w:t>—</w:t>
        </w:r>
      </w:ins>
      <w:r w:rsidR="00085BF6">
        <w:rPr>
          <w:bCs/>
        </w:rPr>
        <w:t xml:space="preserve">gerade bei einer sehr unausgewogenen Verteilung über die </w:t>
      </w:r>
      <w:proofErr w:type="spellStart"/>
      <w:r w:rsidR="00085BF6">
        <w:rPr>
          <w:bCs/>
        </w:rPr>
        <w:t>Topikdomänen</w:t>
      </w:r>
      <w:proofErr w:type="spellEnd"/>
      <w:ins w:id="858" w:author="Roland Schäfer" w:date="2016-05-26T11:24:00Z">
        <w:r w:rsidR="00D422D7">
          <w:rPr>
            <w:bCs/>
          </w:rPr>
          <w:t xml:space="preserve">— </w:t>
        </w:r>
      </w:ins>
      <w:r w:rsidR="00085BF6">
        <w:rPr>
          <w:bCs/>
        </w:rPr>
        <w:t>schlicht nicht genug Daten vorhanden sind, um schwach repräsentierte Kategorien zu lernen.</w:t>
      </w:r>
      <w:r w:rsidR="001B4383">
        <w:rPr>
          <w:bCs/>
        </w:rPr>
        <w:t xml:space="preserve"> </w:t>
      </w:r>
    </w:p>
    <w:p w14:paraId="75080013" w14:textId="5DF29449" w:rsidR="000C7791" w:rsidRDefault="00B31C6A" w:rsidP="006E021F">
      <w:pPr>
        <w:rPr>
          <w:bCs/>
        </w:rPr>
      </w:pPr>
      <w:r>
        <w:rPr>
          <w:bCs/>
        </w:rPr>
        <w:t xml:space="preserve"> </w:t>
      </w:r>
    </w:p>
    <w:p w14:paraId="0CD5A340" w14:textId="77777777" w:rsidR="001D4E92" w:rsidRDefault="001D4E92" w:rsidP="006E021F">
      <w:pPr>
        <w:rPr>
          <w:bCs/>
        </w:rPr>
      </w:pPr>
    </w:p>
    <w:p w14:paraId="7AE47EA7" w14:textId="77777777" w:rsidR="001D4E92" w:rsidRDefault="001D4E92" w:rsidP="006E021F">
      <w:pPr>
        <w:rPr>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57107333" w:rsidR="001D4E92" w:rsidRDefault="001D4E92" w:rsidP="001D4E92">
            <w:pPr>
              <w:ind w:left="113" w:right="113"/>
            </w:pPr>
            <w:proofErr w:type="spellStart"/>
            <w:r>
              <w:t>Pol</w:t>
            </w:r>
            <w:ins w:id="859" w:author="Felix" w:date="2016-05-27T10:27:00Z">
              <w:r w:rsidR="005F54E6">
                <w:t>S</w:t>
              </w:r>
            </w:ins>
            <w:del w:id="860" w:author="Felix" w:date="2016-05-27T10:27:00Z">
              <w:r w:rsidDel="005F54E6">
                <w:delText>s</w:delText>
              </w:r>
            </w:del>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proofErr w:type="spellStart"/>
            <w:r>
              <w:t>Arts</w:t>
            </w:r>
            <w:proofErr w:type="spellEnd"/>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259EC5A1" w:rsidR="00DB243F" w:rsidRDefault="00DB243F" w:rsidP="006E021F">
            <w:proofErr w:type="spellStart"/>
            <w:r>
              <w:t>Pol</w:t>
            </w:r>
            <w:ins w:id="861" w:author="Felix" w:date="2016-05-27T10:27:00Z">
              <w:r w:rsidR="005F54E6">
                <w:t>S</w:t>
              </w:r>
            </w:ins>
            <w:del w:id="862" w:author="Felix" w:date="2016-05-27T10:27:00Z">
              <w:r w:rsidDel="005F54E6">
                <w:delText>s</w:delText>
              </w:r>
            </w:del>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proofErr w:type="spellStart"/>
            <w:r>
              <w:t>Arts</w:t>
            </w:r>
            <w:proofErr w:type="spellEnd"/>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74131D6D" w:rsidR="009740AC" w:rsidRDefault="000C7791" w:rsidP="000C7791">
      <w:pPr>
        <w:pStyle w:val="Caption"/>
      </w:pPr>
      <w:bookmarkStart w:id="863" w:name="_Ref325818534"/>
      <w:r>
        <w:t xml:space="preserve">Tabelle </w:t>
      </w:r>
      <w:fldSimple w:instr=" SEQ Tabelle \* ARABIC ">
        <w:ins w:id="864" w:author="Felix" w:date="2016-05-27T00:19:00Z">
          <w:r w:rsidR="00033A9A">
            <w:rPr>
              <w:noProof/>
            </w:rPr>
            <w:t>4</w:t>
          </w:r>
        </w:ins>
        <w:del w:id="865" w:author="Felix" w:date="2016-05-27T00:19:00Z">
          <w:r w:rsidR="00BC3B83" w:rsidDel="00033A9A">
            <w:rPr>
              <w:noProof/>
            </w:rPr>
            <w:delText>5</w:delText>
          </w:r>
        </w:del>
      </w:fldSimple>
      <w:bookmarkEnd w:id="863"/>
      <w:r>
        <w:t>: Konfusionsmatrix für die DECOW-Daten</w:t>
      </w:r>
      <w:del w:id="866" w:author="Felix" w:date="2016-05-27T10:21:00Z">
        <w:r w:rsidDel="00E854A2">
          <w:delText xml:space="preserve"> (bestes Klassifikationsergebnis)</w:delText>
        </w:r>
      </w:del>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2D2050D5" w:rsidR="009740AC" w:rsidRDefault="009740AC" w:rsidP="009938F5">
            <w:pPr>
              <w:ind w:left="113" w:right="113"/>
            </w:pPr>
            <w:proofErr w:type="spellStart"/>
            <w:r>
              <w:t>Pol</w:t>
            </w:r>
            <w:ins w:id="867" w:author="Felix" w:date="2016-05-27T10:27:00Z">
              <w:r w:rsidR="005F54E6">
                <w:t>S</w:t>
              </w:r>
            </w:ins>
            <w:del w:id="868" w:author="Felix" w:date="2016-05-27T10:27:00Z">
              <w:r w:rsidDel="005F54E6">
                <w:delText>s</w:delText>
              </w:r>
            </w:del>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proofErr w:type="spellStart"/>
            <w:r>
              <w:t>Arts</w:t>
            </w:r>
            <w:proofErr w:type="spellEnd"/>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4BC9C508" w:rsidR="009740AC" w:rsidRDefault="009740AC" w:rsidP="009938F5">
            <w:proofErr w:type="spellStart"/>
            <w:r>
              <w:t>Pol</w:t>
            </w:r>
            <w:ins w:id="869" w:author="Felix" w:date="2016-05-27T10:27:00Z">
              <w:r w:rsidR="005F54E6">
                <w:t>S</w:t>
              </w:r>
            </w:ins>
            <w:del w:id="870" w:author="Felix" w:date="2016-05-27T10:27:00Z">
              <w:r w:rsidDel="005F54E6">
                <w:delText>s</w:delText>
              </w:r>
            </w:del>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proofErr w:type="spellStart"/>
            <w:r>
              <w:t>Arts</w:t>
            </w:r>
            <w:proofErr w:type="spellEnd"/>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3588482" w:rsidR="009938F5" w:rsidRDefault="000C7791" w:rsidP="000C7791">
      <w:pPr>
        <w:pStyle w:val="Caption"/>
      </w:pPr>
      <w:r>
        <w:t xml:space="preserve">Tabelle </w:t>
      </w:r>
      <w:fldSimple w:instr=" SEQ Tabelle \* ARABIC ">
        <w:ins w:id="871" w:author="Felix" w:date="2016-05-27T00:19:00Z">
          <w:r w:rsidR="00033A9A">
            <w:rPr>
              <w:noProof/>
            </w:rPr>
            <w:t>5</w:t>
          </w:r>
        </w:ins>
        <w:del w:id="872" w:author="Felix" w:date="2016-05-27T00:19:00Z">
          <w:r w:rsidR="00BC3B83" w:rsidDel="00033A9A">
            <w:rPr>
              <w:noProof/>
            </w:rPr>
            <w:delText>6</w:delText>
          </w:r>
        </w:del>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1698B2F4" w:rsidR="00DD20DE" w:rsidRDefault="00DD20DE" w:rsidP="00F07F7E">
            <w:pPr>
              <w:ind w:left="113" w:right="113"/>
            </w:pPr>
            <w:proofErr w:type="spellStart"/>
            <w:r>
              <w:t>Pol</w:t>
            </w:r>
            <w:ins w:id="873" w:author="Felix" w:date="2016-05-27T10:27:00Z">
              <w:r w:rsidR="005F54E6">
                <w:t>S</w:t>
              </w:r>
            </w:ins>
            <w:del w:id="874" w:author="Felix" w:date="2016-05-27T10:27:00Z">
              <w:r w:rsidDel="005F54E6">
                <w:delText>s</w:delText>
              </w:r>
            </w:del>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proofErr w:type="spellStart"/>
            <w:r>
              <w:t>Arts</w:t>
            </w:r>
            <w:proofErr w:type="spellEnd"/>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7B15F575" w:rsidR="00DD20DE" w:rsidRDefault="00DD20DE" w:rsidP="00C26FFB">
            <w:proofErr w:type="spellStart"/>
            <w:r>
              <w:t>Pol</w:t>
            </w:r>
            <w:ins w:id="875" w:author="Felix" w:date="2016-05-27T10:27:00Z">
              <w:r w:rsidR="005F54E6">
                <w:t>S</w:t>
              </w:r>
            </w:ins>
            <w:del w:id="876" w:author="Felix" w:date="2016-05-27T10:27:00Z">
              <w:r w:rsidDel="005F54E6">
                <w:delText>s</w:delText>
              </w:r>
            </w:del>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proofErr w:type="spellStart"/>
            <w:r>
              <w:t>Arts</w:t>
            </w:r>
            <w:proofErr w:type="spellEnd"/>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19EC28E9" w:rsidR="00EA48AF" w:rsidRDefault="000C7791" w:rsidP="000C7791">
      <w:pPr>
        <w:pStyle w:val="Caption"/>
      </w:pPr>
      <w:bookmarkStart w:id="877" w:name="_Ref325818569"/>
      <w:r>
        <w:t xml:space="preserve">Tabelle </w:t>
      </w:r>
      <w:fldSimple w:instr=" SEQ Tabelle \* ARABIC ">
        <w:ins w:id="878" w:author="Felix" w:date="2016-05-27T00:19:00Z">
          <w:r w:rsidR="00033A9A">
            <w:rPr>
              <w:noProof/>
            </w:rPr>
            <w:t>6</w:t>
          </w:r>
        </w:ins>
        <w:del w:id="879" w:author="Felix" w:date="2016-05-27T00:19:00Z">
          <w:r w:rsidR="00BC3B83" w:rsidDel="00033A9A">
            <w:rPr>
              <w:noProof/>
            </w:rPr>
            <w:delText>7</w:delText>
          </w:r>
        </w:del>
      </w:fldSimple>
      <w:bookmarkEnd w:id="877"/>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t>Zusammenfassung und Ausblick</w:t>
      </w:r>
    </w:p>
    <w:p w14:paraId="79A32809" w14:textId="77777777" w:rsidR="004561D3" w:rsidRPr="004561D3" w:rsidRDefault="004561D3" w:rsidP="004561D3"/>
    <w:p w14:paraId="65837263" w14:textId="31F63E7F"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 und extern definierten </w:t>
      </w:r>
      <w:proofErr w:type="spellStart"/>
      <w:r w:rsidR="00FA05EE">
        <w:t>Topikd</w:t>
      </w:r>
      <w:r w:rsidR="00187509">
        <w:t>omänen</w:t>
      </w:r>
      <w:proofErr w:type="spellEnd"/>
      <w:r w:rsidR="00187509">
        <w:t xml:space="preserve"> eine Verbindung besteht.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schen Zeitungs- und Webkorpora</w:t>
      </w:r>
      <w:ins w:id="880" w:author="Felix" w:date="2016-05-27T13:25:00Z">
        <w:r w:rsidR="00A66845">
          <w:t>. In</w:t>
        </w:r>
      </w:ins>
      <w:ins w:id="881" w:author="Felix" w:date="2016-05-27T13:26:00Z">
        <w:r w:rsidR="00A66845">
          <w:t>nerhalb</w:t>
        </w:r>
      </w:ins>
      <w:ins w:id="882" w:author="Felix" w:date="2016-05-27T13:25:00Z">
        <w:r w:rsidR="00A66845">
          <w:t xml:space="preserve"> beider Korpora </w:t>
        </w:r>
      </w:ins>
      <w:ins w:id="883" w:author="Felix" w:date="2016-05-27T13:26:00Z">
        <w:r w:rsidR="004C7BB0">
          <w:t>sind einige</w:t>
        </w:r>
        <w:r w:rsidR="00A66845">
          <w:t xml:space="preserve"> </w:t>
        </w:r>
      </w:ins>
      <w:proofErr w:type="spellStart"/>
      <w:ins w:id="884" w:author="Felix" w:date="2016-05-27T13:25:00Z">
        <w:r w:rsidR="00A66845">
          <w:t>Topikdomänen</w:t>
        </w:r>
        <w:proofErr w:type="spellEnd"/>
        <w:r w:rsidR="00A66845">
          <w:t xml:space="preserve"> </w:t>
        </w:r>
      </w:ins>
      <w:ins w:id="885" w:author="Felix" w:date="2016-05-27T13:30:00Z">
        <w:r w:rsidR="004C7BB0">
          <w:t xml:space="preserve">stark unterrepräsentiert, </w:t>
        </w:r>
      </w:ins>
      <w:ins w:id="886" w:author="Felix" w:date="2016-05-27T13:31:00Z">
        <w:r w:rsidR="00C4380E">
          <w:t xml:space="preserve">während andere </w:t>
        </w:r>
        <w:r w:rsidR="004C7BB0">
          <w:t>die Verteilung klar dominieren..</w:t>
        </w:r>
      </w:ins>
      <w:del w:id="887" w:author="Felix" w:date="2016-05-27T13:25:00Z">
        <w:r w:rsidR="00D7720E" w:rsidDel="00A66845">
          <w:delText>,</w:delText>
        </w:r>
      </w:del>
      <w:del w:id="888" w:author="Felix" w:date="2016-05-27T13:28:00Z">
        <w:r w:rsidR="00D7720E" w:rsidDel="00A66845">
          <w:delText xml:space="preserve"> </w:delText>
        </w:r>
      </w:del>
      <w:del w:id="889" w:author="Felix" w:date="2016-05-27T13:31:00Z">
        <w:r w:rsidR="00D7720E" w:rsidDel="004C7BB0">
          <w:delText xml:space="preserve">und dies </w:delText>
        </w:r>
      </w:del>
      <w:del w:id="890" w:author="Felix" w:date="2016-05-27T13:29:00Z">
        <w:r w:rsidR="00D7720E" w:rsidDel="00A66845">
          <w:delText xml:space="preserve">könnte ein Grund für </w:delText>
        </w:r>
      </w:del>
      <w:del w:id="891" w:author="Felix" w:date="2016-05-27T13:31:00Z">
        <w:r w:rsidR="00D7720E" w:rsidDel="004C7BB0">
          <w:delText xml:space="preserve">das </w:delText>
        </w:r>
        <w:r w:rsidR="00187509" w:rsidDel="004C7BB0">
          <w:delText>schwache Klassifikationsergebnis</w:delText>
        </w:r>
      </w:del>
      <w:ins w:id="892" w:author="Felix" w:date="2016-05-27T13:29:00Z">
        <w:r w:rsidR="00A66845">
          <w:t>.</w:t>
        </w:r>
      </w:ins>
      <w:del w:id="893" w:author="Felix" w:date="2016-05-27T13:29:00Z">
        <w:r w:rsidR="00187509" w:rsidDel="00A66845">
          <w:delText xml:space="preserve"> </w:delText>
        </w:r>
        <w:r w:rsidR="00D7720E" w:rsidDel="00A66845">
          <w:delText xml:space="preserve">bei </w:delText>
        </w:r>
        <w:r w:rsidR="00187509" w:rsidDel="00A66845">
          <w:delText>kombiniert</w:delText>
        </w:r>
        <w:r w:rsidR="00D7720E" w:rsidDel="00A66845">
          <w:delText>en Web- und Zeitungskorpora</w:delText>
        </w:r>
        <w:r w:rsidR="00A43E50" w:rsidDel="00A66845">
          <w:delText xml:space="preserve"> </w:delText>
        </w:r>
        <w:r w:rsidR="00D7720E" w:rsidDel="00A66845">
          <w:delText>sein.</w:delText>
        </w:r>
      </w:del>
      <w:del w:id="894" w:author="Felix" w:date="2016-05-27T13:31:00Z">
        <w:r w:rsidR="00D7720E" w:rsidDel="004C7BB0">
          <w:delText xml:space="preserve"> </w:delText>
        </w:r>
      </w:del>
      <w:r w:rsidR="00737794">
        <w:t xml:space="preserve">Weitere </w:t>
      </w:r>
      <w:r w:rsidR="00E11736">
        <w:t>Experimente werden zeigen</w:t>
      </w:r>
      <w:r w:rsidR="00737794">
        <w:t>, ob</w:t>
      </w:r>
      <w:ins w:id="895" w:author="Felix" w:date="2016-05-27T13:32:00Z">
        <w:r w:rsidR="004C7BB0">
          <w:t xml:space="preserve"> sich das Klassifikationsergebnis</w:t>
        </w:r>
      </w:ins>
      <w:del w:id="896" w:author="Felix" w:date="2016-05-27T13:32:00Z">
        <w:r w:rsidR="00737794" w:rsidDel="004C7BB0">
          <w:delText xml:space="preserve"> </w:delText>
        </w:r>
      </w:del>
      <w:ins w:id="897" w:author="Felix" w:date="2016-05-27T13:32:00Z">
        <w:r w:rsidR="004C7BB0">
          <w:t xml:space="preserve"> </w:t>
        </w:r>
      </w:ins>
      <w:del w:id="898" w:author="Felix" w:date="2016-05-27T13:32:00Z">
        <w:r w:rsidR="00737794" w:rsidDel="004C7BB0">
          <w:delText>größere Tr</w:delText>
        </w:r>
      </w:del>
      <w:ins w:id="899" w:author="Felix" w:date="2016-05-27T13:32:00Z">
        <w:r w:rsidR="004C7BB0">
          <w:t>durch größere Tr</w:t>
        </w:r>
      </w:ins>
      <w:r w:rsidR="00737794">
        <w:t xml:space="preserve">ainingskorpora </w:t>
      </w:r>
      <w:ins w:id="900" w:author="Felix" w:date="2016-05-27T13:32:00Z">
        <w:r w:rsidR="004C7BB0">
          <w:t xml:space="preserve">verbessern lässt. </w:t>
        </w:r>
      </w:ins>
      <w:del w:id="901" w:author="Felix" w:date="2016-05-27T13:32:00Z">
        <w:r w:rsidR="00737794" w:rsidDel="004C7BB0">
          <w:delText>hier Abhilfe schaffen können.</w:delText>
        </w:r>
      </w:del>
    </w:p>
    <w:p w14:paraId="56AD4A77" w14:textId="418627A8" w:rsidR="00E11736" w:rsidDel="00C82505" w:rsidRDefault="00773FCE" w:rsidP="007E0AA3">
      <w:pPr>
        <w:rPr>
          <w:del w:id="902" w:author="Felix" w:date="2016-05-27T12:55:00Z"/>
        </w:rPr>
      </w:pPr>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legen nahe, dass diese</w:t>
      </w:r>
      <w:bookmarkStart w:id="903" w:name="_GoBack"/>
      <w:bookmarkEnd w:id="903"/>
      <w:del w:id="904" w:author="Felix" w:date="2016-05-27T14:33:00Z">
        <w:r w:rsidDel="00C729E5">
          <w:delText xml:space="preserve"> als Top</w:delText>
        </w:r>
        <w:r w:rsidR="00392534" w:rsidDel="00C729E5">
          <w:delText>ikdomänen</w:delText>
        </w:r>
      </w:del>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ins w:id="905" w:author="Roland Schäfer" w:date="2016-05-26T12:10:00Z">
        <w:r w:rsidR="008F4252">
          <w:t>COWCat</w:t>
        </w:r>
      </w:ins>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ins w:id="906" w:author="Felix" w:date="2016-05-27T12:57:00Z">
        <w:r w:rsidR="007D7278">
          <w:t xml:space="preserve">Wir sehen daher </w:t>
        </w:r>
      </w:ins>
      <w:ins w:id="907" w:author="Felix" w:date="2016-05-27T12:55:00Z">
        <w:r w:rsidR="00C82505">
          <w:t xml:space="preserve">das </w:t>
        </w:r>
      </w:ins>
      <w:ins w:id="908" w:author="Felix" w:date="2016-05-27T12:53:00Z">
        <w:r w:rsidR="00C82505">
          <w:t xml:space="preserve">Ergebnis </w:t>
        </w:r>
      </w:ins>
      <w:ins w:id="909" w:author="Felix" w:date="2016-05-27T12:56:00Z">
        <w:r w:rsidR="00C82505">
          <w:t xml:space="preserve">unseres Experiments als wichtigen </w:t>
        </w:r>
      </w:ins>
      <w:ins w:id="910" w:author="Felix" w:date="2016-05-27T12:54:00Z">
        <w:r w:rsidR="00C82505">
          <w:t>Schritt in Richtung eines</w:t>
        </w:r>
      </w:ins>
    </w:p>
    <w:p w14:paraId="36141A65" w14:textId="00ACF1B8" w:rsidR="00E11736" w:rsidRDefault="00E11736" w:rsidP="007E0AA3">
      <w:del w:id="911" w:author="Felix" w:date="2016-05-27T12:55:00Z">
        <w:r w:rsidRPr="00C82505" w:rsidDel="00C82505">
          <w:delText>(Noch einen Satz zum Schluss: encouraging, auf dem Weg zu praktikablem,</w:delText>
        </w:r>
      </w:del>
      <w:r w:rsidRPr="007D7278">
        <w:t xml:space="preserve"> empirisch fundierte</w:t>
      </w:r>
      <w:ins w:id="912" w:author="Felix" w:date="2016-05-27T12:55:00Z">
        <w:r w:rsidR="00C82505" w:rsidRPr="00C82505">
          <w:rPr>
            <w:rPrChange w:id="913" w:author="Felix" w:date="2016-05-27T12:57:00Z">
              <w:rPr>
                <w:highlight w:val="yellow"/>
              </w:rPr>
            </w:rPrChange>
          </w:rPr>
          <w:t xml:space="preserve">n </w:t>
        </w:r>
      </w:ins>
      <w:del w:id="914" w:author="Felix" w:date="2016-05-27T12:55:00Z">
        <w:r w:rsidRPr="00C82505" w:rsidDel="00C82505">
          <w:delText xml:space="preserve">m </w:delText>
        </w:r>
      </w:del>
      <w:proofErr w:type="spellStart"/>
      <w:r w:rsidRPr="007D7278">
        <w:t>Annotationschema</w:t>
      </w:r>
      <w:ins w:id="915" w:author="Felix" w:date="2016-05-27T12:56:00Z">
        <w:r w:rsidR="00C82505" w:rsidRPr="00C82505">
          <w:rPr>
            <w:rPrChange w:id="916" w:author="Felix" w:date="2016-05-27T12:57:00Z">
              <w:rPr>
                <w:highlight w:val="yellow"/>
              </w:rPr>
            </w:rPrChange>
          </w:rPr>
          <w:t>s</w:t>
        </w:r>
        <w:proofErr w:type="spellEnd"/>
        <w:r w:rsidR="00C82505" w:rsidRPr="00C82505">
          <w:rPr>
            <w:rPrChange w:id="917" w:author="Felix" w:date="2016-05-27T12:57:00Z">
              <w:rPr>
                <w:highlight w:val="yellow"/>
              </w:rPr>
            </w:rPrChange>
          </w:rPr>
          <w:t xml:space="preserve"> </w:t>
        </w:r>
      </w:ins>
      <w:ins w:id="918" w:author="Felix" w:date="2016-05-27T12:57:00Z">
        <w:r w:rsidR="00C82505" w:rsidRPr="00C82505">
          <w:rPr>
            <w:rPrChange w:id="919" w:author="Felix" w:date="2016-05-27T12:57:00Z">
              <w:rPr>
                <w:highlight w:val="yellow"/>
              </w:rPr>
            </w:rPrChange>
          </w:rPr>
          <w:t xml:space="preserve">für </w:t>
        </w:r>
      </w:ins>
      <w:del w:id="920" w:author="Felix" w:date="2016-05-27T12:57:00Z">
        <w:r w:rsidRPr="00C82505" w:rsidDel="00C82505">
          <w:delText xml:space="preserve"> und dies ist eine der Voraussetzung für </w:delText>
        </w:r>
      </w:del>
      <w:r w:rsidRPr="007D7278">
        <w:t>die automatische Auszeichnung großer Korpora mit Me</w:t>
      </w:r>
      <w:r w:rsidR="00FD4FBF" w:rsidRPr="007D7278">
        <w:t>t</w:t>
      </w:r>
      <w:r w:rsidRPr="007D7278">
        <w:t>adaten.</w:t>
      </w:r>
      <w:del w:id="921" w:author="Felix" w:date="2016-05-27T12:57:00Z">
        <w:r w:rsidRPr="00CA002C" w:rsidDel="00C82505">
          <w:rPr>
            <w:highlight w:val="yellow"/>
            <w:rPrChange w:id="922" w:author="Felix" w:date="2016-05-27T10:28:00Z">
              <w:rPr/>
            </w:rPrChange>
          </w:rPr>
          <w:delText>)</w:delText>
        </w:r>
      </w:del>
      <w:r>
        <w:t xml:space="preserve"> </w:t>
      </w:r>
    </w:p>
    <w:p w14:paraId="4E2C6B08" w14:textId="58E59A11" w:rsidR="00B94B59" w:rsidRDefault="00913C22" w:rsidP="00913C22">
      <w:pPr>
        <w:pStyle w:val="Heading1"/>
      </w:pPr>
      <w:r>
        <w:t>Literatur</w:t>
      </w:r>
    </w:p>
    <w:p w14:paraId="4C7A425A" w14:textId="77777777" w:rsidR="00720DA6" w:rsidRPr="00720DA6" w:rsidRDefault="00720DA6" w:rsidP="00720DA6"/>
    <w:p w14:paraId="12C209BE" w14:textId="77777777" w:rsidR="00921C5C" w:rsidRDefault="00921C5C" w:rsidP="00921C5C">
      <w:pPr>
        <w:ind w:left="567" w:hanging="567"/>
        <w:rPr>
          <w:ins w:id="923" w:author="Felix" w:date="2016-05-27T10:28:00Z"/>
          <w:lang w:val="en-US"/>
        </w:rPr>
      </w:pPr>
      <w:proofErr w:type="spellStart"/>
      <w:ins w:id="924" w:author="Felix" w:date="2016-05-27T10:28:00Z">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ins>
    </w:p>
    <w:p w14:paraId="38FC6669" w14:textId="77777777" w:rsidR="00921C5C" w:rsidRDefault="00921C5C" w:rsidP="00921C5C">
      <w:pPr>
        <w:ind w:left="567" w:hanging="567"/>
        <w:rPr>
          <w:ins w:id="925" w:author="Felix" w:date="2016-05-27T10:28:00Z"/>
          <w:lang w:val="en-US"/>
        </w:rPr>
      </w:pPr>
    </w:p>
    <w:p w14:paraId="45F1A050" w14:textId="77777777" w:rsidR="00921C5C" w:rsidRPr="00913C22" w:rsidRDefault="00921C5C" w:rsidP="00921C5C">
      <w:pPr>
        <w:ind w:left="567" w:hanging="567"/>
        <w:rPr>
          <w:ins w:id="926" w:author="Felix" w:date="2016-05-27T10:28:00Z"/>
          <w:lang w:val="en-US"/>
        </w:rPr>
      </w:pPr>
      <w:proofErr w:type="spellStart"/>
      <w:ins w:id="927" w:author="Felix" w:date="2016-05-27T10:28:00Z">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ins>
    </w:p>
    <w:p w14:paraId="619FF28E" w14:textId="77777777" w:rsidR="00921C5C" w:rsidRDefault="00921C5C" w:rsidP="00921C5C">
      <w:pPr>
        <w:ind w:left="567" w:hanging="567"/>
        <w:rPr>
          <w:ins w:id="928" w:author="Felix" w:date="2016-05-27T10:28:00Z"/>
          <w:lang w:val="en-US"/>
        </w:rPr>
      </w:pPr>
    </w:p>
    <w:p w14:paraId="50291517" w14:textId="455F7E0F" w:rsidR="00921C5C" w:rsidRDefault="00921C5C" w:rsidP="00921C5C">
      <w:pPr>
        <w:ind w:left="567" w:hanging="567"/>
        <w:rPr>
          <w:ins w:id="929" w:author="Felix" w:date="2016-05-27T10:28:00Z"/>
          <w:lang w:val="en-US"/>
        </w:rPr>
      </w:pPr>
      <w:ins w:id="930" w:author="Felix" w:date="2016-05-27T10:28:00Z">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0073520F">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ins>
    </w:p>
    <w:p w14:paraId="531AF596" w14:textId="77777777" w:rsidR="00921C5C" w:rsidRDefault="00921C5C" w:rsidP="00921C5C">
      <w:pPr>
        <w:ind w:left="567" w:hanging="567"/>
        <w:rPr>
          <w:ins w:id="931" w:author="Felix" w:date="2016-05-27T10:28:00Z"/>
          <w:lang w:val="en-US"/>
        </w:rPr>
      </w:pPr>
    </w:p>
    <w:p w14:paraId="4C4C5A5A" w14:textId="77777777" w:rsidR="00921C5C" w:rsidRDefault="00921C5C" w:rsidP="00921C5C">
      <w:pPr>
        <w:ind w:left="567" w:hanging="567"/>
        <w:rPr>
          <w:ins w:id="932" w:author="Felix" w:date="2016-05-27T10:28:00Z"/>
          <w:lang w:val="en-US"/>
        </w:rPr>
      </w:pPr>
      <w:ins w:id="933" w:author="Felix" w:date="2016-05-27T10:28:00Z">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ins>
    </w:p>
    <w:p w14:paraId="245D4BD9" w14:textId="77777777" w:rsidR="00921C5C" w:rsidRDefault="00921C5C" w:rsidP="00921C5C">
      <w:pPr>
        <w:ind w:left="567" w:hanging="567"/>
        <w:rPr>
          <w:ins w:id="934" w:author="Felix" w:date="2016-05-27T10:28:00Z"/>
          <w:lang w:val="en-US"/>
        </w:rPr>
      </w:pPr>
    </w:p>
    <w:p w14:paraId="2A3389D1" w14:textId="77777777" w:rsidR="00921C5C" w:rsidRDefault="00921C5C" w:rsidP="00921C5C">
      <w:pPr>
        <w:ind w:left="567" w:hanging="567"/>
        <w:rPr>
          <w:ins w:id="935" w:author="Felix" w:date="2016-05-27T10:28:00Z"/>
          <w:lang w:val="en-US"/>
        </w:rPr>
      </w:pPr>
      <w:proofErr w:type="spellStart"/>
      <w:ins w:id="936" w:author="Felix" w:date="2016-05-27T10:28:00Z">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ins>
    </w:p>
    <w:p w14:paraId="163AE36E" w14:textId="77777777" w:rsidR="00921C5C" w:rsidRDefault="00921C5C" w:rsidP="00921C5C">
      <w:pPr>
        <w:ind w:left="567" w:hanging="567"/>
        <w:rPr>
          <w:ins w:id="937" w:author="Felix" w:date="2016-05-27T10:28:00Z"/>
          <w:lang w:val="en-US"/>
        </w:rPr>
      </w:pPr>
    </w:p>
    <w:p w14:paraId="6C33B7E5" w14:textId="77777777" w:rsidR="00921C5C" w:rsidRDefault="00921C5C" w:rsidP="00921C5C">
      <w:pPr>
        <w:ind w:left="567" w:hanging="567"/>
        <w:rPr>
          <w:ins w:id="938" w:author="Felix" w:date="2016-05-27T10:28:00Z"/>
          <w:lang w:val="en-US"/>
        </w:rPr>
      </w:pPr>
      <w:proofErr w:type="spellStart"/>
      <w:ins w:id="939" w:author="Felix" w:date="2016-05-27T10:28:00Z">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ins>
    </w:p>
    <w:p w14:paraId="3BFEDAE7" w14:textId="77777777" w:rsidR="00921C5C" w:rsidRDefault="00921C5C" w:rsidP="00921C5C">
      <w:pPr>
        <w:ind w:left="567" w:hanging="567"/>
        <w:rPr>
          <w:ins w:id="940" w:author="Felix" w:date="2016-05-27T10:28:00Z"/>
          <w:lang w:val="en-US"/>
        </w:rPr>
      </w:pPr>
    </w:p>
    <w:p w14:paraId="3B20AF01" w14:textId="77777777" w:rsidR="00921C5C" w:rsidRDefault="00921C5C" w:rsidP="00921C5C">
      <w:pPr>
        <w:ind w:left="567" w:hanging="567"/>
        <w:rPr>
          <w:ins w:id="941" w:author="Felix" w:date="2016-05-27T10:28:00Z"/>
          <w:lang w:val="en-US"/>
        </w:rPr>
      </w:pPr>
      <w:proofErr w:type="spellStart"/>
      <w:ins w:id="942" w:author="Felix" w:date="2016-05-27T10:28:00Z">
        <w:r w:rsidRPr="007D2B58">
          <w:rPr>
            <w:lang w:val="en-US"/>
          </w:rPr>
          <w:t>Kupietz</w:t>
        </w:r>
        <w:proofErr w:type="spellEnd"/>
        <w:r w:rsidRPr="007D2B58">
          <w:rPr>
            <w:lang w:val="en-US"/>
          </w:rPr>
          <w:t>,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xml:space="preserve">, </w:t>
        </w:r>
        <w:proofErr w:type="spellStart"/>
        <w:r w:rsidRPr="007D2B58">
          <w:rPr>
            <w:lang w:val="en-US"/>
          </w:rPr>
          <w:t>Holger</w:t>
        </w:r>
        <w:proofErr w:type="spellEnd"/>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w:t>
        </w:r>
        <w:proofErr w:type="spellStart"/>
        <w:r>
          <w:rPr>
            <w:lang w:val="en-US"/>
          </w:rPr>
          <w:t>Nicoletta</w:t>
        </w:r>
        <w:proofErr w:type="spellEnd"/>
        <w:r>
          <w:rPr>
            <w:lang w:val="en-US"/>
          </w:rPr>
          <w:t xml:space="preserve">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ins>
    </w:p>
    <w:p w14:paraId="6FE68018" w14:textId="77777777" w:rsidR="00921C5C" w:rsidRDefault="00921C5C" w:rsidP="00921C5C">
      <w:pPr>
        <w:ind w:left="567" w:hanging="567"/>
        <w:rPr>
          <w:ins w:id="943" w:author="Felix" w:date="2016-05-27T10:28:00Z"/>
          <w:lang w:val="en-US"/>
        </w:rPr>
      </w:pPr>
    </w:p>
    <w:p w14:paraId="78CD048A" w14:textId="77777777" w:rsidR="00921C5C" w:rsidRDefault="00921C5C" w:rsidP="00921C5C">
      <w:pPr>
        <w:ind w:left="567" w:hanging="567"/>
        <w:rPr>
          <w:ins w:id="944" w:author="Felix" w:date="2016-05-27T10:28:00Z"/>
          <w:lang w:val="en-US"/>
        </w:rPr>
      </w:pPr>
      <w:proofErr w:type="spellStart"/>
      <w:ins w:id="945" w:author="Felix" w:date="2016-05-27T10:28:00Z">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A solution to </w:t>
        </w:r>
        <w:proofErr w:type="spellStart"/>
        <w:r w:rsidRPr="00913C22">
          <w:rPr>
            <w:lang w:val="en-US"/>
          </w:rPr>
          <w:t>plato’s</w:t>
        </w:r>
        <w:proofErr w:type="spellEnd"/>
        <w:r w:rsidRPr="00913C22">
          <w:rPr>
            <w:lang w:val="en-US"/>
          </w:rPr>
          <w:t xml:space="preserve"> problem: the latent semantic analysis theory of acquisition, induction</w:t>
        </w:r>
        <w:r>
          <w:rPr>
            <w:lang w:val="en-US"/>
          </w:rPr>
          <w:t xml:space="preserve"> and rep-</w:t>
        </w:r>
        <w:proofErr w:type="spellStart"/>
        <w:r w:rsidRPr="00913C22">
          <w:rPr>
            <w:lang w:val="en-US"/>
          </w:rPr>
          <w:t>resentation</w:t>
        </w:r>
        <w:proofErr w:type="spellEnd"/>
        <w:r w:rsidRPr="00913C22">
          <w:rPr>
            <w:lang w:val="en-US"/>
          </w:rPr>
          <w:t xml:space="preserve"> of knowledge.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ins>
    </w:p>
    <w:p w14:paraId="755F2AE4" w14:textId="77777777" w:rsidR="00921C5C" w:rsidRDefault="00921C5C" w:rsidP="00921C5C">
      <w:pPr>
        <w:ind w:left="567" w:hanging="567"/>
        <w:rPr>
          <w:ins w:id="946" w:author="Felix" w:date="2016-05-27T11:54:00Z"/>
          <w:lang w:val="en-US"/>
        </w:rPr>
      </w:pPr>
    </w:p>
    <w:p w14:paraId="23A9D09A" w14:textId="09B45D24" w:rsidR="002F35D0" w:rsidRDefault="002F35D0" w:rsidP="00921C5C">
      <w:pPr>
        <w:ind w:left="567" w:hanging="567"/>
        <w:rPr>
          <w:ins w:id="947" w:author="Felix" w:date="2016-05-27T11:54:00Z"/>
          <w:lang w:val="en-US"/>
        </w:rPr>
      </w:pPr>
      <w:ins w:id="948" w:author="Felix" w:date="2016-05-27T11:54:00Z">
        <w:r>
          <w:rPr>
            <w:lang w:val="en-US"/>
          </w:rPr>
          <w:t>Leech, Geoffrey (</w:t>
        </w:r>
        <w:r w:rsidRPr="002F35D0">
          <w:rPr>
            <w:lang w:val="en-US"/>
          </w:rPr>
          <w:t>2007</w:t>
        </w:r>
      </w:ins>
      <w:ins w:id="949" w:author="Felix" w:date="2016-05-27T11:55:00Z">
        <w:r>
          <w:rPr>
            <w:lang w:val="en-US"/>
          </w:rPr>
          <w:t>):</w:t>
        </w:r>
      </w:ins>
      <w:ins w:id="950" w:author="Felix" w:date="2016-05-27T11:54:00Z">
        <w:r w:rsidRPr="002F35D0">
          <w:rPr>
            <w:lang w:val="en-US"/>
          </w:rPr>
          <w:t xml:space="preserve"> New resources or just better old ones? The Holy Grail of representativeness. In</w:t>
        </w:r>
      </w:ins>
      <w:ins w:id="951" w:author="Felix" w:date="2016-05-27T11:55:00Z">
        <w:r>
          <w:rPr>
            <w:lang w:val="en-US"/>
          </w:rPr>
          <w:t xml:space="preserve">: </w:t>
        </w:r>
        <w:proofErr w:type="spellStart"/>
        <w:r>
          <w:rPr>
            <w:lang w:val="en-US"/>
          </w:rPr>
          <w:t>Hundt</w:t>
        </w:r>
        <w:proofErr w:type="spellEnd"/>
        <w:r>
          <w:rPr>
            <w:lang w:val="en-US"/>
          </w:rPr>
          <w:t>, Marianne, et al. (Hg.):</w:t>
        </w:r>
      </w:ins>
      <w:ins w:id="952" w:author="Felix" w:date="2016-05-27T11:54:00Z">
        <w:r w:rsidRPr="002F35D0">
          <w:rPr>
            <w:lang w:val="en-US"/>
          </w:rPr>
          <w:t xml:space="preserve"> Corpus linguistics and the web, pages 133–149, Amsterdam and New York: </w:t>
        </w:r>
        <w:proofErr w:type="spellStart"/>
        <w:r w:rsidRPr="002F35D0">
          <w:rPr>
            <w:lang w:val="en-US"/>
          </w:rPr>
          <w:t>Rodopi</w:t>
        </w:r>
        <w:proofErr w:type="spellEnd"/>
        <w:r w:rsidRPr="002F35D0">
          <w:rPr>
            <w:lang w:val="en-US"/>
          </w:rPr>
          <w:t>.</w:t>
        </w:r>
      </w:ins>
    </w:p>
    <w:p w14:paraId="29CFCAF5" w14:textId="77777777" w:rsidR="002F35D0" w:rsidRDefault="002F35D0" w:rsidP="00921C5C">
      <w:pPr>
        <w:ind w:left="567" w:hanging="567"/>
        <w:rPr>
          <w:ins w:id="953" w:author="Felix" w:date="2016-05-27T10:28:00Z"/>
          <w:lang w:val="en-US"/>
        </w:rPr>
      </w:pPr>
    </w:p>
    <w:p w14:paraId="5EFD60F7" w14:textId="77777777" w:rsidR="00921C5C" w:rsidRDefault="00921C5C" w:rsidP="00921C5C">
      <w:pPr>
        <w:ind w:left="567" w:hanging="567"/>
        <w:rPr>
          <w:ins w:id="954" w:author="Felix" w:date="2016-05-27T10:28:00Z"/>
          <w:lang w:val="en-US"/>
        </w:rPr>
      </w:pPr>
      <w:proofErr w:type="spellStart"/>
      <w:ins w:id="955" w:author="Felix" w:date="2016-05-27T10:28:00Z">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ins>
    </w:p>
    <w:p w14:paraId="397DD28D" w14:textId="77777777" w:rsidR="00921C5C" w:rsidRPr="00913C22" w:rsidRDefault="00921C5C" w:rsidP="00921C5C">
      <w:pPr>
        <w:ind w:left="567" w:hanging="567"/>
        <w:rPr>
          <w:ins w:id="956" w:author="Felix" w:date="2016-05-27T10:28:00Z"/>
          <w:lang w:val="en-US"/>
        </w:rPr>
      </w:pPr>
    </w:p>
    <w:p w14:paraId="2B033780" w14:textId="77777777" w:rsidR="00921C5C" w:rsidRDefault="00921C5C" w:rsidP="00921C5C">
      <w:pPr>
        <w:ind w:left="567" w:hanging="567"/>
        <w:rPr>
          <w:ins w:id="957" w:author="Felix" w:date="2016-05-27T10:28:00Z"/>
          <w:lang w:val="en-US"/>
        </w:rPr>
      </w:pPr>
      <w:ins w:id="958" w:author="Felix" w:date="2016-05-27T10:28:00Z">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r>
          <w:fldChar w:fldCharType="begin"/>
        </w:r>
        <w:r>
          <w:instrText xml:space="preserve"> HYPERLINK "http://dsl.richmond.edu/dispatch" </w:instrText>
        </w:r>
        <w:r>
          <w:fldChar w:fldCharType="separate"/>
        </w:r>
        <w:r w:rsidRPr="002C798A">
          <w:rPr>
            <w:rStyle w:val="Hyperlink"/>
            <w:lang w:val="en-US"/>
          </w:rPr>
          <w:t>http://dsl.richmond.edu/dispatch</w:t>
        </w:r>
        <w:r>
          <w:rPr>
            <w:rStyle w:val="Hyperlink"/>
            <w:lang w:val="en-US"/>
          </w:rPr>
          <w:fldChar w:fldCharType="end"/>
        </w:r>
        <w:r w:rsidRPr="00FA1BDC">
          <w:rPr>
            <w:lang w:val="en-US"/>
          </w:rPr>
          <w:t>.</w:t>
        </w:r>
      </w:ins>
    </w:p>
    <w:p w14:paraId="3574FFE5" w14:textId="77777777" w:rsidR="00921C5C" w:rsidRDefault="00921C5C" w:rsidP="00921C5C">
      <w:pPr>
        <w:ind w:left="567" w:hanging="567"/>
        <w:rPr>
          <w:ins w:id="959" w:author="Felix" w:date="2016-05-27T10:28:00Z"/>
          <w:lang w:val="en-US"/>
        </w:rPr>
      </w:pPr>
    </w:p>
    <w:p w14:paraId="6489B839" w14:textId="77777777" w:rsidR="00921C5C" w:rsidRPr="00FA59A6" w:rsidRDefault="00921C5C" w:rsidP="00921C5C">
      <w:pPr>
        <w:ind w:left="567" w:hanging="567"/>
        <w:rPr>
          <w:ins w:id="960" w:author="Felix" w:date="2016-05-27T10:28:00Z"/>
          <w:iCs/>
          <w:lang w:val="en-US"/>
        </w:rPr>
      </w:pPr>
      <w:proofErr w:type="spellStart"/>
      <w:ins w:id="961" w:author="Felix" w:date="2016-05-27T10:28:00Z">
        <w:r w:rsidRPr="00FA59A6">
          <w:t>Řehůřek</w:t>
        </w:r>
        <w:proofErr w:type="spellEnd"/>
        <w: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w:t>
        </w:r>
        <w:proofErr w:type="spellStart"/>
        <w:r>
          <w:rPr>
            <w:lang w:val="en-US"/>
          </w:rPr>
          <w:t>Petr</w:t>
        </w:r>
        <w:proofErr w:type="spellEnd"/>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w:t>
        </w:r>
        <w:proofErr w:type="spellStart"/>
        <w:r w:rsidRPr="00FA59A6">
          <w:rPr>
            <w:lang w:val="en-US"/>
          </w:rPr>
          <w:t>Modelling</w:t>
        </w:r>
        <w:proofErr w:type="spellEnd"/>
        <w:r w:rsidRPr="00FA59A6">
          <w:rPr>
            <w:lang w:val="en-US"/>
          </w:rPr>
          <w:t xml:space="preserve"> with Large Corpora. In: </w:t>
        </w:r>
        <w:r w:rsidRPr="00FA59A6">
          <w:rPr>
            <w:iCs/>
            <w:lang w:val="en-US"/>
          </w:rPr>
          <w:t>Proceedings of the LREC 2010 Workshop on New Challenges for NLP Frameworks. Valletta, S. 45–50</w:t>
        </w:r>
      </w:ins>
    </w:p>
    <w:p w14:paraId="126D6037" w14:textId="77777777" w:rsidR="00921C5C" w:rsidRDefault="00921C5C" w:rsidP="00921C5C">
      <w:pPr>
        <w:ind w:left="567" w:hanging="567"/>
        <w:rPr>
          <w:ins w:id="962" w:author="Felix" w:date="2016-05-27T10:28:00Z"/>
          <w:i/>
          <w:iCs/>
          <w:lang w:val="en-US"/>
        </w:rPr>
      </w:pPr>
    </w:p>
    <w:p w14:paraId="0910DAFA" w14:textId="77777777" w:rsidR="00921C5C" w:rsidRDefault="00921C5C" w:rsidP="00921C5C">
      <w:pPr>
        <w:ind w:left="567" w:hanging="567"/>
        <w:rPr>
          <w:ins w:id="963" w:author="Felix" w:date="2016-05-27T10:28:00Z"/>
          <w:iCs/>
          <w:lang w:val="en-US"/>
        </w:rPr>
      </w:pPr>
      <w:proofErr w:type="spellStart"/>
      <w:ins w:id="964" w:author="Felix" w:date="2016-05-27T10:28:00Z">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ins>
    </w:p>
    <w:p w14:paraId="66AD56C0" w14:textId="77777777" w:rsidR="00921C5C" w:rsidRDefault="00921C5C" w:rsidP="00921C5C">
      <w:pPr>
        <w:ind w:left="567" w:hanging="567"/>
        <w:rPr>
          <w:ins w:id="965" w:author="Felix" w:date="2016-05-27T10:28:00Z"/>
          <w:iCs/>
          <w:lang w:val="en-US"/>
        </w:rPr>
      </w:pPr>
    </w:p>
    <w:p w14:paraId="22E5EADA" w14:textId="57BFD6E5" w:rsidR="00921C5C" w:rsidRDefault="00921C5C" w:rsidP="00921C5C">
      <w:pPr>
        <w:ind w:left="567" w:hanging="567"/>
        <w:rPr>
          <w:ins w:id="966" w:author="Felix" w:date="2016-05-27T10:28:00Z"/>
          <w:iCs/>
          <w:lang w:val="en-US"/>
        </w:rPr>
      </w:pPr>
      <w:proofErr w:type="spellStart"/>
      <w:ins w:id="967" w:author="Felix" w:date="2016-05-27T10:28:00Z">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proofErr w:type="spellStart"/>
        <w:r>
          <w:rPr>
            <w:iCs/>
            <w:lang w:val="en-US"/>
          </w:rPr>
          <w:t>Piotr</w:t>
        </w:r>
        <w:proofErr w:type="spellEnd"/>
        <w:r>
          <w:rPr>
            <w:iCs/>
            <w:lang w:val="en-US"/>
          </w:rPr>
          <w:t xml:space="preserve">, et al. (Hg.): </w:t>
        </w:r>
        <w:r w:rsidRPr="00241648">
          <w:rPr>
            <w:iCs/>
            <w:lang w:val="en-US"/>
          </w:rPr>
          <w:t xml:space="preserve">Proceedings of Challenges in the Management of Large Corpora 3 </w:t>
        </w:r>
        <w:r>
          <w:rPr>
            <w:iCs/>
            <w:lang w:val="en-US"/>
          </w:rPr>
          <w:t>(CMLC-3). Mannheim, S.</w:t>
        </w:r>
      </w:ins>
      <w:ins w:id="968" w:author="Felix" w:date="2016-05-27T11:52:00Z">
        <w:r w:rsidR="0073520F">
          <w:rPr>
            <w:iCs/>
            <w:lang w:val="en-US"/>
          </w:rPr>
          <w:t xml:space="preserve"> 28—34.</w:t>
        </w:r>
      </w:ins>
      <w:ins w:id="969" w:author="Felix" w:date="2016-05-27T10:28:00Z">
        <w:r>
          <w:rPr>
            <w:rFonts w:ascii="Helvetica" w:hAnsi="Helvetica" w:cs="Helvetica"/>
            <w:color w:val="000000"/>
            <w:sz w:val="20"/>
            <w:szCs w:val="20"/>
            <w:lang w:val="en-US"/>
          </w:rPr>
          <w:t xml:space="preserve"> </w:t>
        </w:r>
      </w:ins>
    </w:p>
    <w:p w14:paraId="696F84A2" w14:textId="77777777" w:rsidR="00921C5C" w:rsidRPr="001C2D36" w:rsidRDefault="00921C5C" w:rsidP="00921C5C">
      <w:pPr>
        <w:ind w:left="567" w:hanging="567"/>
        <w:rPr>
          <w:ins w:id="970" w:author="Felix" w:date="2016-05-27T10:28:00Z"/>
          <w:iCs/>
          <w:lang w:val="en-US"/>
        </w:rPr>
      </w:pPr>
    </w:p>
    <w:p w14:paraId="76403A14" w14:textId="77777777" w:rsidR="00921C5C" w:rsidRDefault="00921C5C" w:rsidP="00921C5C">
      <w:pPr>
        <w:ind w:left="567" w:hanging="567"/>
        <w:rPr>
          <w:ins w:id="971" w:author="Felix" w:date="2016-05-27T10:28:00Z"/>
          <w:lang w:val="en-US"/>
        </w:rPr>
      </w:pPr>
      <w:proofErr w:type="spellStart"/>
      <w:ins w:id="972" w:author="Felix" w:date="2016-05-27T10:28:00Z">
        <w:r>
          <w:rPr>
            <w:lang w:val="en-US"/>
          </w:rPr>
          <w:t>Schä</w:t>
        </w:r>
        <w:r w:rsidRPr="00FD4FBF">
          <w:rPr>
            <w:lang w:val="en-US"/>
          </w:rPr>
          <w:t>fer</w:t>
        </w:r>
        <w:proofErr w:type="spellEnd"/>
        <w:r w:rsidRPr="00FD4FBF">
          <w:rPr>
            <w:lang w:val="en-US"/>
          </w:rPr>
          <w:t>, Roland</w:t>
        </w:r>
        <w:r>
          <w:rPr>
            <w:lang w:val="en-US"/>
          </w:rPr>
          <w:t>/</w:t>
        </w:r>
        <w:proofErr w:type="spellStart"/>
        <w:r>
          <w:rPr>
            <w:lang w:val="en-US"/>
          </w:rPr>
          <w:t>Bildhauer</w:t>
        </w:r>
        <w:proofErr w:type="spellEnd"/>
        <w:r>
          <w:rPr>
            <w:lang w:val="en-US"/>
          </w:rPr>
          <w:t>, Felix (</w:t>
        </w:r>
        <w:r w:rsidRPr="00FD4FBF">
          <w:rPr>
            <w:lang w:val="en-US"/>
          </w:rPr>
          <w:t>2012</w:t>
        </w:r>
        <w:r>
          <w:rPr>
            <w:lang w:val="en-US"/>
          </w:rPr>
          <w:t>)</w:t>
        </w:r>
        <w:r w:rsidRPr="00FD4FBF">
          <w:rPr>
            <w:lang w:val="en-US"/>
          </w:rPr>
          <w:t xml:space="preserve">. Building large corpora from the web using a new </w:t>
        </w:r>
        <w:proofErr w:type="spellStart"/>
        <w:r w:rsidRPr="00FD4FBF">
          <w:rPr>
            <w:lang w:val="en-US"/>
          </w:rPr>
          <w:t>effcient</w:t>
        </w:r>
        <w:proofErr w:type="spellEnd"/>
        <w:r w:rsidRPr="00FD4FBF">
          <w:rPr>
            <w:lang w:val="en-US"/>
          </w:rPr>
          <w:t xml:space="preserve"> tool chain. In</w:t>
        </w:r>
        <w:r>
          <w:rPr>
            <w:lang w:val="en-US"/>
          </w:rPr>
          <w:t xml:space="preserve">: </w:t>
        </w:r>
        <w:proofErr w:type="spellStart"/>
        <w:r>
          <w:rPr>
            <w:lang w:val="en-US"/>
          </w:rPr>
          <w:t>Calzolari</w:t>
        </w:r>
        <w:proofErr w:type="spellEnd"/>
        <w:r>
          <w:rPr>
            <w:lang w:val="en-US"/>
          </w:rPr>
          <w:t xml:space="preserve">, </w:t>
        </w:r>
        <w:proofErr w:type="spellStart"/>
        <w:r>
          <w:rPr>
            <w:lang w:val="en-US"/>
          </w:rPr>
          <w:t>Nicoletta</w:t>
        </w:r>
        <w:proofErr w:type="spellEnd"/>
        <w:r>
          <w:rPr>
            <w:lang w:val="en-US"/>
          </w:rPr>
          <w:t xml:space="preserve">, et al. (Hg.): Proceedings of the Eighth </w:t>
        </w:r>
        <w:r w:rsidRPr="00FD4FBF">
          <w:rPr>
            <w:lang w:val="en-US"/>
          </w:rPr>
          <w:t>International Conference on Language Reso</w:t>
        </w:r>
        <w:r>
          <w:rPr>
            <w:lang w:val="en-US"/>
          </w:rPr>
          <w:t>urces and Evaluation (LREC’12). Istanbul, S. 486–493.</w:t>
        </w:r>
      </w:ins>
    </w:p>
    <w:p w14:paraId="65964648" w14:textId="77777777" w:rsidR="0094674E" w:rsidRPr="0073520F" w:rsidRDefault="0094674E" w:rsidP="0073520F">
      <w:pPr>
        <w:ind w:left="567" w:hanging="567"/>
        <w:rPr>
          <w:ins w:id="973" w:author="Felix" w:date="2016-05-27T10:28:00Z"/>
          <w:lang w:val="en-US"/>
          <w:rPrChange w:id="974" w:author="Felix" w:date="2016-05-27T11:52:00Z">
            <w:rPr>
              <w:ins w:id="975" w:author="Felix" w:date="2016-05-27T10:28:00Z"/>
            </w:rPr>
          </w:rPrChange>
        </w:rPr>
        <w:pPrChange w:id="976" w:author="Felix" w:date="2016-05-27T11:52:00Z">
          <w:pPr/>
        </w:pPrChange>
      </w:pPr>
    </w:p>
    <w:p w14:paraId="51BD572A" w14:textId="2925FE8F" w:rsidR="00913C22" w:rsidDel="00921C5C" w:rsidRDefault="0094674E" w:rsidP="0094674E">
      <w:pPr>
        <w:ind w:left="567" w:hanging="567"/>
        <w:rPr>
          <w:del w:id="977" w:author="Felix" w:date="2016-05-27T10:28:00Z"/>
          <w:lang w:val="en-US"/>
        </w:rPr>
        <w:pPrChange w:id="978" w:author="Felix" w:date="2016-05-27T14:23:00Z">
          <w:pPr>
            <w:ind w:left="567" w:hanging="567"/>
          </w:pPr>
        </w:pPrChange>
      </w:pPr>
      <w:proofErr w:type="spellStart"/>
      <w:ins w:id="979" w:author="Felix" w:date="2016-05-27T14:22:00Z">
        <w:r>
          <w:rPr>
            <w:lang w:val="en-US"/>
          </w:rPr>
          <w:t>Sharoff</w:t>
        </w:r>
        <w:proofErr w:type="spellEnd"/>
        <w:r>
          <w:rPr>
            <w:lang w:val="en-US"/>
          </w:rPr>
          <w:t>, Serge (</w:t>
        </w:r>
        <w:r w:rsidRPr="0094674E">
          <w:rPr>
            <w:lang w:val="en-US"/>
          </w:rPr>
          <w:t>2006</w:t>
        </w:r>
      </w:ins>
      <w:ins w:id="980" w:author="Felix" w:date="2016-05-27T14:23:00Z">
        <w:r>
          <w:rPr>
            <w:lang w:val="en-US"/>
          </w:rPr>
          <w:t>):</w:t>
        </w:r>
      </w:ins>
      <w:ins w:id="981" w:author="Felix" w:date="2016-05-27T14:22:00Z">
        <w:r w:rsidRPr="0094674E">
          <w:rPr>
            <w:lang w:val="en-US"/>
          </w:rPr>
          <w:t xml:space="preserve"> Creating General-Purpose Corpora Using Automated Search Engine Queries. In</w:t>
        </w:r>
      </w:ins>
      <w:ins w:id="982" w:author="Felix" w:date="2016-05-27T14:23:00Z">
        <w:r>
          <w:rPr>
            <w:lang w:val="en-US"/>
          </w:rPr>
          <w:t>:</w:t>
        </w:r>
      </w:ins>
      <w:ins w:id="983" w:author="Felix" w:date="2016-05-27T14:22:00Z">
        <w:r w:rsidRPr="0094674E">
          <w:rPr>
            <w:lang w:val="en-US"/>
          </w:rPr>
          <w:t xml:space="preserve"> </w:t>
        </w:r>
      </w:ins>
      <w:proofErr w:type="spellStart"/>
      <w:ins w:id="984" w:author="Felix" w:date="2016-05-27T14:23:00Z">
        <w:r>
          <w:rPr>
            <w:lang w:val="en-US"/>
          </w:rPr>
          <w:t>Baroni</w:t>
        </w:r>
        <w:proofErr w:type="spellEnd"/>
        <w:r>
          <w:rPr>
            <w:lang w:val="en-US"/>
          </w:rPr>
          <w:t xml:space="preserve">, </w:t>
        </w:r>
      </w:ins>
      <w:ins w:id="985" w:author="Felix" w:date="2016-05-27T14:22:00Z">
        <w:r w:rsidRPr="0094674E">
          <w:rPr>
            <w:lang w:val="en-US"/>
          </w:rPr>
          <w:t>Marco</w:t>
        </w:r>
      </w:ins>
      <w:ins w:id="986" w:author="Felix" w:date="2016-05-27T14:23:00Z">
        <w:r>
          <w:rPr>
            <w:lang w:val="en-US"/>
          </w:rPr>
          <w:t>/</w:t>
        </w:r>
      </w:ins>
      <w:proofErr w:type="spellStart"/>
      <w:ins w:id="987" w:author="Felix" w:date="2016-05-27T14:22:00Z">
        <w:r w:rsidRPr="0094674E">
          <w:rPr>
            <w:lang w:val="en-US"/>
          </w:rPr>
          <w:t>Bernardini</w:t>
        </w:r>
      </w:ins>
      <w:proofErr w:type="spellEnd"/>
      <w:ins w:id="988" w:author="Felix" w:date="2016-05-27T14:23:00Z">
        <w:r>
          <w:rPr>
            <w:lang w:val="en-US"/>
          </w:rPr>
          <w:t>, Silvia</w:t>
        </w:r>
      </w:ins>
      <w:ins w:id="989" w:author="Felix" w:date="2016-05-27T14:22:00Z">
        <w:r>
          <w:rPr>
            <w:lang w:val="en-US"/>
          </w:rPr>
          <w:t xml:space="preserve"> (Hg.):</w:t>
        </w:r>
        <w:r w:rsidRPr="0094674E">
          <w:rPr>
            <w:lang w:val="en-US"/>
          </w:rPr>
          <w:t xml:space="preserve"> </w:t>
        </w:r>
        <w:proofErr w:type="spellStart"/>
        <w:r w:rsidRPr="0094674E">
          <w:rPr>
            <w:lang w:val="en-US"/>
          </w:rPr>
          <w:t>WaCky</w:t>
        </w:r>
        <w:proofErr w:type="spellEnd"/>
        <w:r w:rsidRPr="0094674E">
          <w:rPr>
            <w:lang w:val="en-US"/>
          </w:rPr>
          <w:t>! Work</w:t>
        </w:r>
        <w:r>
          <w:rPr>
            <w:lang w:val="en-US"/>
          </w:rPr>
          <w:t xml:space="preserve">ing papers on the Web as Corpus. Bologna, S. </w:t>
        </w:r>
      </w:ins>
      <w:ins w:id="990" w:author="Felix" w:date="2016-05-27T14:24:00Z">
        <w:r>
          <w:rPr>
            <w:lang w:val="en-US"/>
          </w:rPr>
          <w:t>63–98.</w:t>
        </w:r>
      </w:ins>
      <w:ins w:id="991" w:author="Felix" w:date="2016-05-27T14:22:00Z">
        <w:r w:rsidRPr="0094674E" w:rsidDel="00921C5C">
          <w:rPr>
            <w:lang w:val="en-US"/>
          </w:rPr>
          <w:t xml:space="preserve"> </w:t>
        </w:r>
      </w:ins>
      <w:del w:id="992" w:author="Felix" w:date="2016-05-27T10:28:00Z">
        <w:r w:rsidR="00913C22" w:rsidRPr="00913C22" w:rsidDel="00921C5C">
          <w:rPr>
            <w:lang w:val="en-US"/>
          </w:rPr>
          <w:delText>Biber</w:delText>
        </w:r>
        <w:r w:rsidR="00AC4D7D" w:rsidDel="00921C5C">
          <w:rPr>
            <w:lang w:val="en-US"/>
          </w:rPr>
          <w:delText>, Douglas/Egbert,</w:delText>
        </w:r>
        <w:r w:rsidR="00913C22" w:rsidRPr="00913C22" w:rsidDel="00921C5C">
          <w:rPr>
            <w:lang w:val="en-US"/>
          </w:rPr>
          <w:delText xml:space="preserve"> </w:delText>
        </w:r>
        <w:r w:rsidR="00AC4D7D" w:rsidDel="00921C5C">
          <w:rPr>
            <w:lang w:val="en-US"/>
          </w:rPr>
          <w:delText>Jesse (</w:delText>
        </w:r>
        <w:r w:rsidR="00913C22" w:rsidDel="00921C5C">
          <w:rPr>
            <w:lang w:val="en-US"/>
          </w:rPr>
          <w:delText>2016</w:delText>
        </w:r>
        <w:r w:rsidR="00AC4D7D" w:rsidDel="00921C5C">
          <w:rPr>
            <w:lang w:val="en-US"/>
          </w:rPr>
          <w:delText>):</w:delText>
        </w:r>
        <w:r w:rsidR="00913C22" w:rsidDel="00921C5C">
          <w:rPr>
            <w:lang w:val="en-US"/>
          </w:rPr>
          <w:delText xml:space="preserve"> Using gram</w:delText>
        </w:r>
        <w:r w:rsidR="00913C22" w:rsidRPr="00913C22" w:rsidDel="00921C5C">
          <w:rPr>
            <w:lang w:val="en-US"/>
          </w:rPr>
          <w:delText>matical features for automatic register identification</w:delText>
        </w:r>
        <w:r w:rsidR="00913C22" w:rsidDel="00921C5C">
          <w:rPr>
            <w:lang w:val="en-US"/>
          </w:rPr>
          <w:delText xml:space="preserve"> </w:delText>
        </w:r>
        <w:r w:rsidR="00913C22" w:rsidRPr="00913C22" w:rsidDel="00921C5C">
          <w:rPr>
            <w:lang w:val="en-US"/>
          </w:rPr>
          <w:delText xml:space="preserve">in an unrestricted corpus of documents from the open web. </w:delText>
        </w:r>
        <w:r w:rsidR="00AC4D7D" w:rsidDel="00921C5C">
          <w:rPr>
            <w:lang w:val="en-US"/>
          </w:rPr>
          <w:delText xml:space="preserve">In: </w:delText>
        </w:r>
        <w:r w:rsidR="00913C22" w:rsidRPr="00AC4D7D" w:rsidDel="00921C5C">
          <w:rPr>
            <w:iCs/>
            <w:lang w:val="en-US"/>
          </w:rPr>
          <w:delText>Journal of Research Design and Statistics in Linguistics and Communication Science</w:delText>
        </w:r>
        <w:r w:rsidR="00913C22" w:rsidRPr="00913C22" w:rsidDel="00921C5C">
          <w:rPr>
            <w:lang w:val="en-US"/>
          </w:rPr>
          <w:delText xml:space="preserve"> 2</w:delText>
        </w:r>
        <w:r w:rsidR="00AC4D7D" w:rsidDel="00921C5C">
          <w:rPr>
            <w:lang w:val="en-US"/>
          </w:rPr>
          <w:delText xml:space="preserve">, S. </w:delText>
        </w:r>
        <w:r w:rsidR="00913C22" w:rsidRPr="00913C22" w:rsidDel="00921C5C">
          <w:rPr>
            <w:lang w:val="en-US"/>
          </w:rPr>
          <w:delText>3–36</w:delText>
        </w:r>
        <w:r w:rsidR="00AC4D7D" w:rsidDel="00921C5C">
          <w:rPr>
            <w:lang w:val="en-US"/>
          </w:rPr>
          <w:delText>.</w:delText>
        </w:r>
      </w:del>
    </w:p>
    <w:p w14:paraId="2BCB69B3" w14:textId="061AE443" w:rsidR="00913C22" w:rsidDel="00921C5C" w:rsidRDefault="00913C22" w:rsidP="0094674E">
      <w:pPr>
        <w:ind w:left="567" w:hanging="567"/>
        <w:rPr>
          <w:del w:id="993" w:author="Felix" w:date="2016-05-27T10:28:00Z"/>
          <w:lang w:val="en-US"/>
        </w:rPr>
        <w:pPrChange w:id="994" w:author="Felix" w:date="2016-05-27T14:23:00Z">
          <w:pPr>
            <w:ind w:left="567" w:hanging="567"/>
          </w:pPr>
        </w:pPrChange>
      </w:pPr>
    </w:p>
    <w:p w14:paraId="7FE752C6" w14:textId="0AA37744" w:rsidR="00913C22" w:rsidRPr="00913C22" w:rsidDel="00921C5C" w:rsidRDefault="00AC4D7D" w:rsidP="0094674E">
      <w:pPr>
        <w:ind w:left="567" w:hanging="567"/>
        <w:rPr>
          <w:del w:id="995" w:author="Felix" w:date="2016-05-27T10:28:00Z"/>
          <w:lang w:val="en-US"/>
        </w:rPr>
        <w:pPrChange w:id="996" w:author="Felix" w:date="2016-05-27T14:23:00Z">
          <w:pPr>
            <w:ind w:left="567" w:hanging="567"/>
          </w:pPr>
        </w:pPrChange>
      </w:pPr>
      <w:del w:id="997" w:author="Felix" w:date="2016-05-27T10:28:00Z">
        <w:r w:rsidDel="00921C5C">
          <w:rPr>
            <w:lang w:val="en-US"/>
          </w:rPr>
          <w:delText>Blei, David M./Ng,</w:delText>
        </w:r>
        <w:r w:rsidR="00913C22" w:rsidRPr="00913C22" w:rsidDel="00921C5C">
          <w:rPr>
            <w:lang w:val="en-US"/>
          </w:rPr>
          <w:delText xml:space="preserve"> Andrew Y.</w:delText>
        </w:r>
        <w:r w:rsidDel="00921C5C">
          <w:rPr>
            <w:lang w:val="en-US"/>
          </w:rPr>
          <w:delText xml:space="preserve">/Jordan, </w:delText>
        </w:r>
        <w:r w:rsidR="00913C22" w:rsidRPr="00913C22" w:rsidDel="00921C5C">
          <w:rPr>
            <w:lang w:val="en-US"/>
          </w:rPr>
          <w:delText>Mi</w:delText>
        </w:r>
        <w:r w:rsidDel="00921C5C">
          <w:rPr>
            <w:lang w:val="en-US"/>
          </w:rPr>
          <w:delText>chael I. Jordan</w:delText>
        </w:r>
        <w:r w:rsidR="00913C22" w:rsidRPr="00913C22" w:rsidDel="00921C5C">
          <w:rPr>
            <w:lang w:val="en-US"/>
          </w:rPr>
          <w:delText xml:space="preserve"> </w:delText>
        </w:r>
        <w:r w:rsidDel="00921C5C">
          <w:rPr>
            <w:lang w:val="en-US"/>
          </w:rPr>
          <w:delText>(</w:delText>
        </w:r>
        <w:r w:rsidR="00913C22" w:rsidRPr="00913C22" w:rsidDel="00921C5C">
          <w:rPr>
            <w:lang w:val="en-US"/>
          </w:rPr>
          <w:delText>2003</w:delText>
        </w:r>
        <w:r w:rsidDel="00921C5C">
          <w:rPr>
            <w:lang w:val="en-US"/>
          </w:rPr>
          <w:delText>):</w:delText>
        </w:r>
        <w:r w:rsidR="00913C22" w:rsidRPr="00913C22" w:rsidDel="00921C5C">
          <w:rPr>
            <w:lang w:val="en-US"/>
          </w:rPr>
          <w:delText xml:space="preserve"> Latent dirichlet allocation. </w:delText>
        </w:r>
        <w:r w:rsidDel="00921C5C">
          <w:rPr>
            <w:lang w:val="en-US"/>
          </w:rPr>
          <w:delText xml:space="preserve">In: </w:delText>
        </w:r>
        <w:r w:rsidR="00913C22" w:rsidRPr="00AC4D7D" w:rsidDel="00921C5C">
          <w:rPr>
            <w:iCs/>
            <w:lang w:val="en-US"/>
          </w:rPr>
          <w:delText>Journal of Ma- chine Learning Research</w:delText>
        </w:r>
        <w:r w:rsidR="00913C22" w:rsidRPr="00913C22" w:rsidDel="00921C5C">
          <w:rPr>
            <w:lang w:val="en-US"/>
          </w:rPr>
          <w:delText xml:space="preserve"> 3</w:delText>
        </w:r>
        <w:r w:rsidDel="00921C5C">
          <w:rPr>
            <w:lang w:val="en-US"/>
          </w:rPr>
          <w:delText xml:space="preserve">, S. </w:delText>
        </w:r>
        <w:r w:rsidR="00913C22" w:rsidRPr="00913C22" w:rsidDel="00921C5C">
          <w:rPr>
            <w:lang w:val="en-US"/>
          </w:rPr>
          <w:delText>993–1022.</w:delText>
        </w:r>
      </w:del>
    </w:p>
    <w:p w14:paraId="35A2C07C" w14:textId="3C232D57" w:rsidR="00913C22" w:rsidDel="00921C5C" w:rsidRDefault="00913C22" w:rsidP="0094674E">
      <w:pPr>
        <w:ind w:left="567" w:hanging="567"/>
        <w:rPr>
          <w:del w:id="998" w:author="Felix" w:date="2016-05-27T10:28:00Z"/>
          <w:lang w:val="en-US"/>
        </w:rPr>
        <w:pPrChange w:id="999" w:author="Felix" w:date="2016-05-27T14:23:00Z">
          <w:pPr>
            <w:ind w:left="567" w:hanging="567"/>
          </w:pPr>
        </w:pPrChange>
      </w:pPr>
    </w:p>
    <w:p w14:paraId="3AF6083B" w14:textId="5687D3FD" w:rsidR="005620F6" w:rsidDel="00921C5C" w:rsidRDefault="005620F6" w:rsidP="0094674E">
      <w:pPr>
        <w:ind w:left="567" w:hanging="567"/>
        <w:rPr>
          <w:del w:id="1000" w:author="Felix" w:date="2016-05-27T10:28:00Z"/>
          <w:lang w:val="en-US"/>
        </w:rPr>
        <w:pPrChange w:id="1001" w:author="Felix" w:date="2016-05-27T14:23:00Z">
          <w:pPr>
            <w:ind w:left="567" w:hanging="567"/>
          </w:pPr>
        </w:pPrChange>
      </w:pPr>
      <w:del w:id="1002" w:author="Felix" w:date="2016-05-27T10:28:00Z">
        <w:r w:rsidRPr="005620F6" w:rsidDel="00921C5C">
          <w:rPr>
            <w:lang w:val="en-US"/>
          </w:rPr>
          <w:delText xml:space="preserve">Sinclair, John McH. and Ball, J. </w:delText>
        </w:r>
        <w:r w:rsidDel="00921C5C">
          <w:rPr>
            <w:lang w:val="en-US"/>
          </w:rPr>
          <w:delText>(</w:delText>
        </w:r>
        <w:r w:rsidRPr="005620F6" w:rsidDel="00921C5C">
          <w:rPr>
            <w:lang w:val="en-US"/>
          </w:rPr>
          <w:delText>1996</w:delText>
        </w:r>
        <w:r w:rsidDel="00921C5C">
          <w:rPr>
            <w:lang w:val="en-US"/>
          </w:rPr>
          <w:delText>)</w:delText>
        </w:r>
        <w:r w:rsidRPr="005620F6" w:rsidDel="00921C5C">
          <w:rPr>
            <w:lang w:val="en-US"/>
          </w:rPr>
          <w:delText>. Preliminary recommendations on text typology. Technical</w:delText>
        </w:r>
        <w:r w:rsidR="00E732B6" w:rsidDel="00921C5C">
          <w:rPr>
            <w:lang w:val="en-US"/>
          </w:rPr>
          <w:delText xml:space="preserve"> report EAG-TCWG-TTYP/P. </w:delText>
        </w:r>
        <w:r w:rsidR="00E732B6" w:rsidRPr="005620F6" w:rsidDel="00921C5C">
          <w:rPr>
            <w:lang w:val="en-US"/>
          </w:rPr>
          <w:delText>http://www.ilc.cnr.it/EAGLES/texttyp/texttyp.html</w:delText>
        </w:r>
      </w:del>
    </w:p>
    <w:p w14:paraId="32B3B78C" w14:textId="33DC74DE" w:rsidR="00913C22" w:rsidDel="00921C5C" w:rsidRDefault="00913C22" w:rsidP="0094674E">
      <w:pPr>
        <w:ind w:left="567" w:hanging="567"/>
        <w:rPr>
          <w:del w:id="1003" w:author="Felix" w:date="2016-05-27T10:28:00Z"/>
          <w:lang w:val="en-US"/>
        </w:rPr>
        <w:pPrChange w:id="1004" w:author="Felix" w:date="2016-05-27T14:23:00Z">
          <w:pPr>
            <w:ind w:left="567" w:hanging="567"/>
          </w:pPr>
        </w:pPrChange>
      </w:pPr>
    </w:p>
    <w:p w14:paraId="3BA718A0" w14:textId="5BBEF41A" w:rsidR="00670CCD" w:rsidDel="00921C5C" w:rsidRDefault="009A02C5" w:rsidP="0094674E">
      <w:pPr>
        <w:ind w:left="567" w:hanging="567"/>
        <w:rPr>
          <w:del w:id="1005" w:author="Felix" w:date="2016-05-27T10:28:00Z"/>
          <w:lang w:val="en-US"/>
        </w:rPr>
        <w:pPrChange w:id="1006" w:author="Felix" w:date="2016-05-27T14:23:00Z">
          <w:pPr>
            <w:ind w:left="567" w:hanging="567"/>
          </w:pPr>
        </w:pPrChange>
      </w:pPr>
      <w:del w:id="1007" w:author="Felix" w:date="2016-05-27T10:28:00Z">
        <w:r w:rsidDel="00921C5C">
          <w:rPr>
            <w:lang w:val="en-US"/>
          </w:rPr>
          <w:delText xml:space="preserve">Hall, Mark/ Witten, </w:delText>
        </w:r>
        <w:r w:rsidR="00670CCD" w:rsidRPr="00670CCD" w:rsidDel="00921C5C">
          <w:rPr>
            <w:lang w:val="en-US"/>
          </w:rPr>
          <w:delText xml:space="preserve">Ian H. </w:delText>
        </w:r>
        <w:r w:rsidDel="00921C5C">
          <w:rPr>
            <w:lang w:val="en-US"/>
          </w:rPr>
          <w:delText>(</w:delText>
        </w:r>
        <w:r w:rsidR="00670CCD" w:rsidRPr="00670CCD" w:rsidDel="00921C5C">
          <w:rPr>
            <w:lang w:val="en-US"/>
          </w:rPr>
          <w:delText>2011</w:delText>
        </w:r>
        <w:r w:rsidDel="00921C5C">
          <w:rPr>
            <w:lang w:val="en-US"/>
          </w:rPr>
          <w:delText>):</w:delText>
        </w:r>
        <w:r w:rsidR="00670CCD" w:rsidRPr="00670CCD" w:rsidDel="00921C5C">
          <w:rPr>
            <w:lang w:val="en-US"/>
          </w:rPr>
          <w:delText xml:space="preserve"> </w:delText>
        </w:r>
        <w:r w:rsidR="00670CCD" w:rsidRPr="009A02C5" w:rsidDel="00921C5C">
          <w:rPr>
            <w:iCs/>
            <w:lang w:val="en-US"/>
          </w:rPr>
          <w:delText>Data mining: practical machine learning tools and techniques</w:delText>
        </w:r>
        <w:r w:rsidR="00670CCD" w:rsidRPr="00670CCD" w:rsidDel="00921C5C">
          <w:rPr>
            <w:lang w:val="en-US"/>
          </w:rPr>
          <w:delText xml:space="preserve">. </w:delText>
        </w:r>
        <w:r w:rsidDel="00921C5C">
          <w:rPr>
            <w:lang w:val="en-US"/>
          </w:rPr>
          <w:delText>3. Auflage</w:delText>
        </w:r>
        <w:r w:rsidR="00670CCD" w:rsidRPr="00670CCD" w:rsidDel="00921C5C">
          <w:rPr>
            <w:lang w:val="en-US"/>
          </w:rPr>
          <w:delText>.</w:delText>
        </w:r>
        <w:r w:rsidDel="00921C5C">
          <w:rPr>
            <w:lang w:val="en-US"/>
          </w:rPr>
          <w:delText xml:space="preserve"> Burlington.</w:delText>
        </w:r>
      </w:del>
    </w:p>
    <w:p w14:paraId="14687B42" w14:textId="47A77C03" w:rsidR="00670CCD" w:rsidDel="00921C5C" w:rsidRDefault="00670CCD" w:rsidP="0094674E">
      <w:pPr>
        <w:ind w:left="567" w:hanging="567"/>
        <w:rPr>
          <w:del w:id="1008" w:author="Felix" w:date="2016-05-27T10:28:00Z"/>
          <w:lang w:val="en-US"/>
        </w:rPr>
        <w:pPrChange w:id="1009" w:author="Felix" w:date="2016-05-27T14:23:00Z">
          <w:pPr>
            <w:ind w:left="567" w:hanging="567"/>
          </w:pPr>
        </w:pPrChange>
      </w:pPr>
    </w:p>
    <w:p w14:paraId="181855EE" w14:textId="16D2A666" w:rsidR="00913C22" w:rsidDel="00921C5C" w:rsidRDefault="00303E82" w:rsidP="0094674E">
      <w:pPr>
        <w:ind w:left="567" w:hanging="567"/>
        <w:rPr>
          <w:del w:id="1010" w:author="Felix" w:date="2016-05-27T10:28:00Z"/>
          <w:lang w:val="en-US"/>
        </w:rPr>
        <w:pPrChange w:id="1011" w:author="Felix" w:date="2016-05-27T14:23:00Z">
          <w:pPr>
            <w:ind w:left="567" w:hanging="567"/>
          </w:pPr>
        </w:pPrChange>
      </w:pPr>
      <w:del w:id="1012" w:author="Felix" w:date="2016-05-27T10:28:00Z">
        <w:r w:rsidDel="00921C5C">
          <w:rPr>
            <w:lang w:val="en-US"/>
          </w:rPr>
          <w:delText>Kilgarriff, Adam. (</w:delText>
        </w:r>
        <w:r w:rsidR="00913C22" w:rsidRPr="00913C22" w:rsidDel="00921C5C">
          <w:rPr>
            <w:lang w:val="en-US"/>
          </w:rPr>
          <w:delText>2001</w:delText>
        </w:r>
        <w:r w:rsidDel="00921C5C">
          <w:rPr>
            <w:lang w:val="en-US"/>
          </w:rPr>
          <w:delText>):</w:delText>
        </w:r>
        <w:r w:rsidR="00913C22" w:rsidRPr="00913C22" w:rsidDel="00921C5C">
          <w:rPr>
            <w:lang w:val="en-US"/>
          </w:rPr>
          <w:delText xml:space="preserve"> Comparing corpora. </w:delText>
        </w:r>
        <w:r w:rsidDel="00921C5C">
          <w:rPr>
            <w:lang w:val="en-US"/>
          </w:rPr>
          <w:delText xml:space="preserve">In: </w:delText>
        </w:r>
        <w:r w:rsidR="00913C22" w:rsidRPr="00303E82" w:rsidDel="00921C5C">
          <w:rPr>
            <w:iCs/>
            <w:lang w:val="en-US"/>
          </w:rPr>
          <w:delText>International Journal of Corpus Linguistics</w:delText>
        </w:r>
        <w:r w:rsidDel="00921C5C">
          <w:rPr>
            <w:lang w:val="en-US"/>
          </w:rPr>
          <w:delText xml:space="preserve"> </w:delText>
        </w:r>
        <w:r w:rsidR="00913C22" w:rsidRPr="00303E82" w:rsidDel="00921C5C">
          <w:rPr>
            <w:lang w:val="en-US"/>
          </w:rPr>
          <w:delText>6</w:delText>
        </w:r>
        <w:r w:rsidDel="00921C5C">
          <w:rPr>
            <w:lang w:val="en-US"/>
          </w:rPr>
          <w:delText xml:space="preserve">(1), S. </w:delText>
        </w:r>
        <w:r w:rsidR="00913C22" w:rsidRPr="00913C22" w:rsidDel="00921C5C">
          <w:rPr>
            <w:lang w:val="en-US"/>
          </w:rPr>
          <w:delText>97–133.</w:delText>
        </w:r>
      </w:del>
    </w:p>
    <w:p w14:paraId="505DD39D" w14:textId="2A4655D9" w:rsidR="007D2B58" w:rsidDel="00921C5C" w:rsidRDefault="007D2B58" w:rsidP="0094674E">
      <w:pPr>
        <w:ind w:left="567" w:hanging="567"/>
        <w:rPr>
          <w:del w:id="1013" w:author="Felix" w:date="2016-05-27T10:28:00Z"/>
          <w:lang w:val="en-US"/>
        </w:rPr>
        <w:pPrChange w:id="1014" w:author="Felix" w:date="2016-05-27T14:23:00Z">
          <w:pPr>
            <w:ind w:left="567" w:hanging="567"/>
          </w:pPr>
        </w:pPrChange>
      </w:pPr>
    </w:p>
    <w:p w14:paraId="3A8C02A2" w14:textId="5C3F50E8" w:rsidR="007D2B58" w:rsidDel="00921C5C" w:rsidRDefault="007D2B58" w:rsidP="0094674E">
      <w:pPr>
        <w:ind w:left="567" w:hanging="567"/>
        <w:rPr>
          <w:del w:id="1015" w:author="Felix" w:date="2016-05-27T10:28:00Z"/>
          <w:lang w:val="en-US"/>
        </w:rPr>
        <w:pPrChange w:id="1016" w:author="Felix" w:date="2016-05-27T14:23:00Z">
          <w:pPr>
            <w:ind w:left="567" w:hanging="567"/>
          </w:pPr>
        </w:pPrChange>
      </w:pPr>
      <w:del w:id="1017" w:author="Felix" w:date="2016-05-27T10:28:00Z">
        <w:r w:rsidRPr="007D2B58" w:rsidDel="00921C5C">
          <w:rPr>
            <w:lang w:val="en-US"/>
          </w:rPr>
          <w:delText>Kupietz, Marc</w:delText>
        </w:r>
        <w:r w:rsidDel="00921C5C">
          <w:rPr>
            <w:lang w:val="en-US"/>
          </w:rPr>
          <w:delText>/Belica, Cyril/</w:delText>
        </w:r>
        <w:r w:rsidRPr="007D2B58" w:rsidDel="00921C5C">
          <w:rPr>
            <w:lang w:val="en-US"/>
          </w:rPr>
          <w:delText>Keibel, Holger</w:delText>
        </w:r>
        <w:r w:rsidDel="00921C5C">
          <w:rPr>
            <w:lang w:val="en-US"/>
          </w:rPr>
          <w:delText>/Witt, Andreas (</w:delText>
        </w:r>
        <w:r w:rsidRPr="007D2B58" w:rsidDel="00921C5C">
          <w:rPr>
            <w:lang w:val="en-US"/>
          </w:rPr>
          <w:delText>2010</w:delText>
        </w:r>
        <w:r w:rsidDel="00921C5C">
          <w:rPr>
            <w:lang w:val="en-US"/>
          </w:rPr>
          <w:delText>):</w:delText>
        </w:r>
        <w:r w:rsidRPr="007D2B58" w:rsidDel="00921C5C">
          <w:rPr>
            <w:lang w:val="en-US"/>
          </w:rPr>
          <w:delText xml:space="preserve"> The German Reference Corpus DeReKo: A Primordial Sample for Linguistic Research. In</w:delText>
        </w:r>
        <w:r w:rsidDel="00921C5C">
          <w:rPr>
            <w:lang w:val="en-US"/>
          </w:rPr>
          <w:delText>: Nicoletta Calzolari, et al. (Hg.):</w:delText>
        </w:r>
        <w:r w:rsidRPr="007D2B58" w:rsidDel="00921C5C">
          <w:rPr>
            <w:lang w:val="en-US"/>
          </w:rPr>
          <w:delText xml:space="preserve"> Proceedings of the Seventh International Conference on Language Reso</w:delText>
        </w:r>
        <w:r w:rsidDel="00921C5C">
          <w:rPr>
            <w:lang w:val="en-US"/>
          </w:rPr>
          <w:delText>urces and Evaluation (LREC ’10).</w:delText>
        </w:r>
        <w:r w:rsidRPr="007D2B58" w:rsidDel="00921C5C">
          <w:rPr>
            <w:lang w:val="en-US"/>
          </w:rPr>
          <w:delText xml:space="preserve"> Valletta, </w:delText>
        </w:r>
        <w:r w:rsidDel="00921C5C">
          <w:rPr>
            <w:lang w:val="en-US"/>
          </w:rPr>
          <w:delText>S. pages 1848– 1854.</w:delText>
        </w:r>
      </w:del>
    </w:p>
    <w:p w14:paraId="3369B9F1" w14:textId="040FC1C1" w:rsidR="00913C22" w:rsidDel="00921C5C" w:rsidRDefault="00913C22" w:rsidP="0094674E">
      <w:pPr>
        <w:ind w:left="567" w:hanging="567"/>
        <w:rPr>
          <w:del w:id="1018" w:author="Felix" w:date="2016-05-27T10:28:00Z"/>
          <w:lang w:val="en-US"/>
        </w:rPr>
        <w:pPrChange w:id="1019" w:author="Felix" w:date="2016-05-27T14:23:00Z">
          <w:pPr>
            <w:ind w:left="567" w:hanging="567"/>
          </w:pPr>
        </w:pPrChange>
      </w:pPr>
    </w:p>
    <w:p w14:paraId="4D61BCB7" w14:textId="2552B298" w:rsidR="00913C22" w:rsidRPr="00913C22" w:rsidDel="00921C5C" w:rsidRDefault="00913C22" w:rsidP="0094674E">
      <w:pPr>
        <w:ind w:left="567" w:hanging="567"/>
        <w:rPr>
          <w:del w:id="1020" w:author="Felix" w:date="2016-05-27T10:28:00Z"/>
          <w:lang w:val="en-US"/>
        </w:rPr>
        <w:pPrChange w:id="1021" w:author="Felix" w:date="2016-05-27T14:23:00Z">
          <w:pPr>
            <w:ind w:left="567" w:hanging="567"/>
          </w:pPr>
        </w:pPrChange>
      </w:pPr>
      <w:del w:id="1022" w:author="Felix" w:date="2016-05-27T10:28:00Z">
        <w:r w:rsidRPr="00913C22" w:rsidDel="00921C5C">
          <w:rPr>
            <w:lang w:val="en-US"/>
          </w:rPr>
          <w:delText>Landauer</w:delText>
        </w:r>
        <w:r w:rsidR="00966A01" w:rsidDel="00921C5C">
          <w:rPr>
            <w:lang w:val="en-US"/>
          </w:rPr>
          <w:delText xml:space="preserve">, Thomas K./Dumais, </w:delText>
        </w:r>
        <w:r w:rsidR="00966A01" w:rsidRPr="00913C22" w:rsidDel="00921C5C">
          <w:rPr>
            <w:lang w:val="en-US"/>
          </w:rPr>
          <w:delText>Susan T.</w:delText>
        </w:r>
        <w:r w:rsidRPr="00913C22" w:rsidDel="00921C5C">
          <w:rPr>
            <w:lang w:val="en-US"/>
          </w:rPr>
          <w:delText xml:space="preserve"> </w:delText>
        </w:r>
        <w:r w:rsidR="00966A01" w:rsidDel="00921C5C">
          <w:rPr>
            <w:lang w:val="en-US"/>
          </w:rPr>
          <w:delText>(</w:delText>
        </w:r>
        <w:r w:rsidRPr="00913C22" w:rsidDel="00921C5C">
          <w:rPr>
            <w:lang w:val="en-US"/>
          </w:rPr>
          <w:delText>1997</w:delText>
        </w:r>
        <w:r w:rsidR="00966A01" w:rsidDel="00921C5C">
          <w:rPr>
            <w:lang w:val="en-US"/>
          </w:rPr>
          <w:delText>):</w:delText>
        </w:r>
        <w:r w:rsidRPr="00913C22" w:rsidDel="00921C5C">
          <w:rPr>
            <w:lang w:val="en-US"/>
          </w:rPr>
          <w:delText xml:space="preserve"> A solution to plato’s problem: the latent semantic analysis theory of acquisition, induction</w:delText>
        </w:r>
        <w:r w:rsidR="00966A01" w:rsidDel="00921C5C">
          <w:rPr>
            <w:lang w:val="en-US"/>
          </w:rPr>
          <w:delText xml:space="preserve"> and rep-</w:delText>
        </w:r>
        <w:r w:rsidRPr="00913C22" w:rsidDel="00921C5C">
          <w:rPr>
            <w:lang w:val="en-US"/>
          </w:rPr>
          <w:delText xml:space="preserve">resentation of knowledge. </w:delText>
        </w:r>
        <w:r w:rsidR="00966A01" w:rsidDel="00921C5C">
          <w:rPr>
            <w:lang w:val="en-US"/>
          </w:rPr>
          <w:delText xml:space="preserve">In: </w:delText>
        </w:r>
        <w:r w:rsidRPr="00966A01" w:rsidDel="00921C5C">
          <w:rPr>
            <w:iCs/>
            <w:lang w:val="en-US"/>
          </w:rPr>
          <w:delText>Psychological Review</w:delText>
        </w:r>
        <w:r w:rsidR="00966A01" w:rsidDel="00921C5C">
          <w:rPr>
            <w:lang w:val="en-US"/>
          </w:rPr>
          <w:delText xml:space="preserve"> </w:delText>
        </w:r>
        <w:r w:rsidRPr="00913C22" w:rsidDel="00921C5C">
          <w:rPr>
            <w:lang w:val="en-US"/>
          </w:rPr>
          <w:delText>104(2)</w:delText>
        </w:r>
        <w:r w:rsidR="00966A01" w:rsidDel="00921C5C">
          <w:rPr>
            <w:lang w:val="en-US"/>
          </w:rPr>
          <w:delText xml:space="preserve">. S. </w:delText>
        </w:r>
        <w:r w:rsidRPr="00913C22" w:rsidDel="00921C5C">
          <w:rPr>
            <w:lang w:val="en-US"/>
          </w:rPr>
          <w:delText>211–240.</w:delText>
        </w:r>
      </w:del>
    </w:p>
    <w:p w14:paraId="7A0F117D" w14:textId="709A2837" w:rsidR="00913C22" w:rsidDel="00921C5C" w:rsidRDefault="00913C22" w:rsidP="0094674E">
      <w:pPr>
        <w:ind w:left="567" w:hanging="567"/>
        <w:rPr>
          <w:del w:id="1023" w:author="Felix" w:date="2016-05-27T10:28:00Z"/>
          <w:lang w:val="en-US"/>
        </w:rPr>
        <w:pPrChange w:id="1024" w:author="Felix" w:date="2016-05-27T14:23:00Z">
          <w:pPr>
            <w:ind w:left="567" w:hanging="567"/>
          </w:pPr>
        </w:pPrChange>
      </w:pPr>
    </w:p>
    <w:p w14:paraId="17DAFDEF" w14:textId="347DB177" w:rsidR="00913C22" w:rsidRPr="00FA59A6" w:rsidDel="00921C5C" w:rsidRDefault="00913C22" w:rsidP="0094674E">
      <w:pPr>
        <w:ind w:left="567" w:hanging="567"/>
        <w:rPr>
          <w:del w:id="1025" w:author="Felix" w:date="2016-05-27T10:28:00Z"/>
          <w:iCs/>
          <w:lang w:val="en-US"/>
        </w:rPr>
        <w:pPrChange w:id="1026" w:author="Felix" w:date="2016-05-27T14:23:00Z">
          <w:pPr>
            <w:ind w:left="567" w:hanging="567"/>
          </w:pPr>
        </w:pPrChange>
      </w:pPr>
      <w:del w:id="1027" w:author="Felix" w:date="2016-05-27T10:28:00Z">
        <w:r w:rsidRPr="00FA59A6" w:rsidDel="00921C5C">
          <w:rPr>
            <w:lang w:val="en-US"/>
          </w:rPr>
          <w:delText xml:space="preserve">Radim </w:delText>
        </w:r>
        <w:r w:rsidRPr="00FA59A6" w:rsidDel="00921C5C">
          <w:delText xml:space="preserve">Řehůřek </w:delText>
        </w:r>
        <w:r w:rsidRPr="00FA59A6" w:rsidDel="00921C5C">
          <w:rPr>
            <w:lang w:val="en-US"/>
          </w:rPr>
          <w:delText xml:space="preserve">and Petr Sojka. 2010. Software Framework for </w:delText>
        </w:r>
        <w:r w:rsidR="00560E71" w:rsidRPr="00FA59A6" w:rsidDel="00921C5C">
          <w:rPr>
            <w:lang w:val="en-US"/>
          </w:rPr>
          <w:delText>Topic Modelling with Large Cor</w:delText>
        </w:r>
        <w:r w:rsidRPr="00FA59A6" w:rsidDel="00921C5C">
          <w:rPr>
            <w:lang w:val="en-US"/>
          </w:rPr>
          <w:delText>pora. In</w:delText>
        </w:r>
        <w:r w:rsidR="00FA59A6" w:rsidRPr="00FA59A6" w:rsidDel="00921C5C">
          <w:rPr>
            <w:lang w:val="en-US"/>
          </w:rPr>
          <w:delText>:</w:delText>
        </w:r>
        <w:r w:rsidRPr="00FA59A6" w:rsidDel="00921C5C">
          <w:rPr>
            <w:lang w:val="en-US"/>
          </w:rPr>
          <w:delText xml:space="preserve"> </w:delText>
        </w:r>
        <w:r w:rsidRPr="00FA59A6" w:rsidDel="00921C5C">
          <w:rPr>
            <w:iCs/>
            <w:lang w:val="en-US"/>
          </w:rPr>
          <w:delText>Proceedings of the LREC 2010 Workshop</w:delText>
        </w:r>
        <w:r w:rsidR="00FA59A6" w:rsidRPr="00FA59A6" w:rsidDel="00921C5C">
          <w:rPr>
            <w:iCs/>
            <w:lang w:val="en-US"/>
          </w:rPr>
          <w:delText xml:space="preserve"> on New Challenges for NLP Frameworks. Valletta, S. 45–50</w:delText>
        </w:r>
      </w:del>
    </w:p>
    <w:p w14:paraId="2347DAFA" w14:textId="550DF660" w:rsidR="00FD4FBF" w:rsidDel="00921C5C" w:rsidRDefault="00FD4FBF" w:rsidP="0094674E">
      <w:pPr>
        <w:ind w:left="567" w:hanging="567"/>
        <w:rPr>
          <w:del w:id="1028" w:author="Felix" w:date="2016-05-27T10:28:00Z"/>
          <w:i/>
          <w:iCs/>
          <w:lang w:val="en-US"/>
        </w:rPr>
        <w:pPrChange w:id="1029" w:author="Felix" w:date="2016-05-27T14:23:00Z">
          <w:pPr>
            <w:ind w:left="567" w:hanging="567"/>
          </w:pPr>
        </w:pPrChange>
      </w:pPr>
    </w:p>
    <w:p w14:paraId="16A87C5E" w14:textId="60880D7D" w:rsidR="00FD4FBF" w:rsidDel="00921C5C" w:rsidRDefault="00FD4FBF" w:rsidP="0094674E">
      <w:pPr>
        <w:ind w:left="567" w:hanging="567"/>
        <w:rPr>
          <w:del w:id="1030" w:author="Felix" w:date="2016-05-27T10:28:00Z"/>
          <w:lang w:val="en-US"/>
        </w:rPr>
        <w:pPrChange w:id="1031" w:author="Felix" w:date="2016-05-27T14:23:00Z">
          <w:pPr>
            <w:ind w:left="567" w:hanging="567"/>
          </w:pPr>
        </w:pPrChange>
      </w:pPr>
      <w:del w:id="1032" w:author="Felix" w:date="2016-05-27T10:28:00Z">
        <w:r w:rsidDel="00921C5C">
          <w:rPr>
            <w:lang w:val="en-US"/>
          </w:rPr>
          <w:delText>Schä</w:delText>
        </w:r>
        <w:r w:rsidRPr="00FD4FBF" w:rsidDel="00921C5C">
          <w:rPr>
            <w:lang w:val="en-US"/>
          </w:rPr>
          <w:delText>fer, Roland</w:delText>
        </w:r>
        <w:r w:rsidDel="00921C5C">
          <w:rPr>
            <w:lang w:val="en-US"/>
          </w:rPr>
          <w:delText>/Bildhauer, Felix (</w:delText>
        </w:r>
        <w:r w:rsidRPr="00FD4FBF" w:rsidDel="00921C5C">
          <w:rPr>
            <w:lang w:val="en-US"/>
          </w:rPr>
          <w:delText>2012</w:delText>
        </w:r>
        <w:r w:rsidDel="00921C5C">
          <w:rPr>
            <w:lang w:val="en-US"/>
          </w:rPr>
          <w:delText>)</w:delText>
        </w:r>
        <w:r w:rsidRPr="00FD4FBF" w:rsidDel="00921C5C">
          <w:rPr>
            <w:lang w:val="en-US"/>
          </w:rPr>
          <w:delText>. Building large corpora from the web using a new effcient tool chain. In</w:delText>
        </w:r>
        <w:r w:rsidR="006F041A" w:rsidDel="00921C5C">
          <w:rPr>
            <w:lang w:val="en-US"/>
          </w:rPr>
          <w:delText xml:space="preserve">: </w:delText>
        </w:r>
        <w:r w:rsidR="00FE0027" w:rsidDel="00921C5C">
          <w:rPr>
            <w:lang w:val="en-US"/>
          </w:rPr>
          <w:delText>Calzolari</w:delText>
        </w:r>
        <w:r w:rsidR="006F041A" w:rsidDel="00921C5C">
          <w:rPr>
            <w:lang w:val="en-US"/>
          </w:rPr>
          <w:delText>, Nicoletta,</w:delText>
        </w:r>
        <w:r w:rsidR="00FE0027" w:rsidDel="00921C5C">
          <w:rPr>
            <w:lang w:val="en-US"/>
          </w:rPr>
          <w:delText xml:space="preserve"> et al. (Hg.): Proceedings of the Eight</w:delText>
        </w:r>
        <w:r w:rsidR="007D2B58" w:rsidDel="00921C5C">
          <w:rPr>
            <w:lang w:val="en-US"/>
          </w:rPr>
          <w:delText>h</w:delText>
        </w:r>
        <w:r w:rsidR="00FE0027" w:rsidDel="00921C5C">
          <w:rPr>
            <w:lang w:val="en-US"/>
          </w:rPr>
          <w:delText xml:space="preserve"> </w:delText>
        </w:r>
        <w:r w:rsidRPr="00FD4FBF" w:rsidDel="00921C5C">
          <w:rPr>
            <w:lang w:val="en-US"/>
          </w:rPr>
          <w:delText>International Conference on Language Reso</w:delText>
        </w:r>
        <w:r w:rsidR="00FE0027" w:rsidDel="00921C5C">
          <w:rPr>
            <w:lang w:val="en-US"/>
          </w:rPr>
          <w:delText>urces and</w:delText>
        </w:r>
        <w:r w:rsidR="003A60C7" w:rsidDel="00921C5C">
          <w:rPr>
            <w:lang w:val="en-US"/>
          </w:rPr>
          <w:delText xml:space="preserve"> Evaluation (LREC’12). Istanbul,</w:delText>
        </w:r>
        <w:r w:rsidR="00FE0027" w:rsidDel="00921C5C">
          <w:rPr>
            <w:lang w:val="en-US"/>
          </w:rPr>
          <w:delText xml:space="preserve"> S. 486–493.</w:delText>
        </w:r>
      </w:del>
    </w:p>
    <w:p w14:paraId="6FA15AF9" w14:textId="5E7A69F9" w:rsidR="00FE6BEB" w:rsidDel="00921C5C" w:rsidRDefault="00FE6BEB" w:rsidP="0094674E">
      <w:pPr>
        <w:ind w:left="567" w:hanging="567"/>
        <w:rPr>
          <w:del w:id="1033" w:author="Felix" w:date="2016-05-27T10:28:00Z"/>
          <w:lang w:val="en-US"/>
        </w:rPr>
        <w:pPrChange w:id="1034" w:author="Felix" w:date="2016-05-27T14:23:00Z">
          <w:pPr>
            <w:ind w:left="567" w:hanging="567"/>
          </w:pPr>
        </w:pPrChange>
      </w:pPr>
    </w:p>
    <w:p w14:paraId="1C2C0642" w14:textId="6251E1A2" w:rsidR="00FE6BEB" w:rsidRPr="00FD4FBF" w:rsidDel="00921C5C" w:rsidRDefault="00A66EFC" w:rsidP="0094674E">
      <w:pPr>
        <w:ind w:left="567" w:hanging="567"/>
        <w:rPr>
          <w:del w:id="1035" w:author="Felix" w:date="2016-05-27T10:28:00Z"/>
          <w:lang w:val="en-US"/>
        </w:rPr>
        <w:pPrChange w:id="1036" w:author="Felix" w:date="2016-05-27T14:23:00Z">
          <w:pPr>
            <w:ind w:left="567" w:hanging="567"/>
          </w:pPr>
        </w:pPrChange>
      </w:pPr>
      <w:del w:id="1037" w:author="Felix" w:date="2016-05-27T10:28:00Z">
        <w:r w:rsidDel="00921C5C">
          <w:rPr>
            <w:lang w:val="en-US"/>
          </w:rPr>
          <w:delText>Schäfer, Roland/Bildhauer, Felix</w:delText>
        </w:r>
        <w:r w:rsidRPr="00A66EFC" w:rsidDel="00921C5C">
          <w:rPr>
            <w:lang w:val="en-US"/>
          </w:rPr>
          <w:delText xml:space="preserve"> </w:delText>
        </w:r>
        <w:r w:rsidDel="00921C5C">
          <w:rPr>
            <w:lang w:val="en-US"/>
          </w:rPr>
          <w:delText>(</w:delText>
        </w:r>
        <w:r w:rsidRPr="00A66EFC" w:rsidDel="00921C5C">
          <w:rPr>
            <w:lang w:val="en-US"/>
          </w:rPr>
          <w:delText>2013</w:delText>
        </w:r>
        <w:r w:rsidDel="00921C5C">
          <w:rPr>
            <w:lang w:val="en-US"/>
          </w:rPr>
          <w:delText>):</w:delText>
        </w:r>
        <w:r w:rsidRPr="00A66EFC" w:rsidDel="00921C5C">
          <w:rPr>
            <w:lang w:val="en-US"/>
          </w:rPr>
          <w:delText xml:space="preserve"> Web Corpus Construction. S</w:delText>
        </w:r>
        <w:r w:rsidDel="00921C5C">
          <w:rPr>
            <w:lang w:val="en-US"/>
          </w:rPr>
          <w:delText>ynthesis Lectures on Human Language Technologies.</w:delText>
        </w:r>
        <w:r w:rsidRPr="00A66EFC" w:rsidDel="00921C5C">
          <w:rPr>
            <w:lang w:val="en-US"/>
          </w:rPr>
          <w:delText xml:space="preserve"> San Francisco</w:delText>
        </w:r>
        <w:r w:rsidDel="00921C5C">
          <w:rPr>
            <w:lang w:val="en-US"/>
          </w:rPr>
          <w:delText>.</w:delText>
        </w:r>
      </w:del>
    </w:p>
    <w:p w14:paraId="22CC2CC3" w14:textId="7A49ED0C" w:rsidR="00913C22" w:rsidRPr="00913C22" w:rsidDel="00921C5C" w:rsidRDefault="00913C22" w:rsidP="0094674E">
      <w:pPr>
        <w:ind w:left="567" w:hanging="567"/>
        <w:rPr>
          <w:del w:id="1038" w:author="Felix" w:date="2016-05-27T10:28:00Z"/>
          <w:lang w:val="en-US"/>
        </w:rPr>
        <w:pPrChange w:id="1039" w:author="Felix" w:date="2016-05-27T14:23:00Z">
          <w:pPr>
            <w:ind w:left="567" w:hanging="567"/>
          </w:pPr>
        </w:pPrChange>
      </w:pPr>
    </w:p>
    <w:p w14:paraId="1959464B" w14:textId="0066FA02" w:rsidR="00E21D68" w:rsidRPr="00E21D68" w:rsidDel="00921C5C" w:rsidRDefault="00E21D68" w:rsidP="0094674E">
      <w:pPr>
        <w:ind w:left="567" w:hanging="567"/>
        <w:rPr>
          <w:del w:id="1040" w:author="Felix" w:date="2016-05-27T10:28:00Z"/>
          <w:lang w:val="en-US"/>
        </w:rPr>
        <w:pPrChange w:id="1041" w:author="Felix" w:date="2016-05-27T14:23:00Z">
          <w:pPr>
            <w:ind w:left="567" w:hanging="567"/>
          </w:pPr>
        </w:pPrChange>
      </w:pPr>
      <w:del w:id="1042" w:author="Felix" w:date="2016-05-27T10:28:00Z">
        <w:r w:rsidDel="00921C5C">
          <w:rPr>
            <w:lang w:val="en-US"/>
          </w:rPr>
          <w:delText>Üstü</w:delText>
        </w:r>
        <w:r w:rsidRPr="00E21D68" w:rsidDel="00921C5C">
          <w:rPr>
            <w:lang w:val="en-US"/>
          </w:rPr>
          <w:delText>n,</w:delText>
        </w:r>
        <w:r w:rsidR="00C923C4" w:rsidDel="00921C5C">
          <w:rPr>
            <w:lang w:val="en-US"/>
          </w:rPr>
          <w:delText xml:space="preserve"> </w:delText>
        </w:r>
        <w:r w:rsidR="00CC14D9" w:rsidDel="00921C5C">
          <w:rPr>
            <w:lang w:val="en-US"/>
          </w:rPr>
          <w:delText>Bü</w:delText>
        </w:r>
        <w:r w:rsidR="00CC14D9" w:rsidRPr="00E21D68" w:rsidDel="00921C5C">
          <w:rPr>
            <w:lang w:val="en-US"/>
          </w:rPr>
          <w:delText>lent</w:delText>
        </w:r>
        <w:r w:rsidR="00CC14D9" w:rsidDel="00921C5C">
          <w:rPr>
            <w:lang w:val="en-US"/>
          </w:rPr>
          <w:delText xml:space="preserve">/Melssen, </w:delText>
        </w:r>
        <w:r w:rsidRPr="00E21D68" w:rsidDel="00921C5C">
          <w:rPr>
            <w:lang w:val="en-US"/>
          </w:rPr>
          <w:delText>Willem</w:delText>
        </w:r>
        <w:r w:rsidR="00C923C4" w:rsidDel="00921C5C">
          <w:rPr>
            <w:lang w:val="en-US"/>
          </w:rPr>
          <w:delText xml:space="preserve"> </w:delText>
        </w:r>
        <w:r w:rsidRPr="00E21D68" w:rsidDel="00921C5C">
          <w:rPr>
            <w:lang w:val="en-US"/>
          </w:rPr>
          <w:delText>J.</w:delText>
        </w:r>
        <w:r w:rsidR="00CC14D9" w:rsidDel="00921C5C">
          <w:rPr>
            <w:lang w:val="en-US"/>
          </w:rPr>
          <w:delText>/</w:delText>
        </w:r>
        <w:r w:rsidR="00CC14D9" w:rsidRPr="00CC14D9" w:rsidDel="00921C5C">
          <w:rPr>
            <w:lang w:val="en-US"/>
          </w:rPr>
          <w:delText xml:space="preserve"> </w:delText>
        </w:r>
        <w:r w:rsidR="00CC14D9" w:rsidDel="00921C5C">
          <w:rPr>
            <w:lang w:val="en-US"/>
          </w:rPr>
          <w:delText>Buydens,</w:delText>
        </w:r>
        <w:r w:rsidR="00C923C4" w:rsidDel="00921C5C">
          <w:rPr>
            <w:lang w:val="en-US"/>
          </w:rPr>
          <w:delText xml:space="preserve"> </w:delText>
        </w:r>
        <w:r w:rsidRPr="00E21D68" w:rsidDel="00921C5C">
          <w:rPr>
            <w:lang w:val="en-US"/>
          </w:rPr>
          <w:delText>Lutgarde</w:delText>
        </w:r>
        <w:r w:rsidR="00C923C4" w:rsidDel="00921C5C">
          <w:rPr>
            <w:lang w:val="en-US"/>
          </w:rPr>
          <w:delText xml:space="preserve"> </w:delText>
        </w:r>
        <w:r w:rsidRPr="00E21D68" w:rsidDel="00921C5C">
          <w:rPr>
            <w:lang w:val="en-US"/>
          </w:rPr>
          <w:delText>M.C</w:delText>
        </w:r>
        <w:r w:rsidR="00CC14D9" w:rsidDel="00921C5C">
          <w:rPr>
            <w:lang w:val="en-US"/>
          </w:rPr>
          <w:delText>. (2006):</w:delText>
        </w:r>
        <w:r w:rsidRPr="00E21D68" w:rsidDel="00921C5C">
          <w:rPr>
            <w:lang w:val="en-US"/>
          </w:rPr>
          <w:delText xml:space="preserve"> Facil</w:delText>
        </w:r>
        <w:r w:rsidR="00C923C4" w:rsidDel="00921C5C">
          <w:rPr>
            <w:lang w:val="en-US"/>
          </w:rPr>
          <w:delText>itating the application of Sup</w:delText>
        </w:r>
        <w:r w:rsidRPr="00E21D68" w:rsidDel="00921C5C">
          <w:rPr>
            <w:lang w:val="en-US"/>
          </w:rPr>
          <w:delText>port Vector Regressi</w:delText>
        </w:r>
        <w:r w:rsidR="00C923C4" w:rsidDel="00921C5C">
          <w:rPr>
            <w:lang w:val="en-US"/>
          </w:rPr>
          <w:delText>on by using a universal Pearson</w:delText>
        </w:r>
        <w:r w:rsidRPr="00E21D68" w:rsidDel="00921C5C">
          <w:rPr>
            <w:b/>
            <w:bCs/>
            <w:lang w:val="en-US"/>
          </w:rPr>
          <w:delText xml:space="preserve"> </w:delText>
        </w:r>
        <w:r w:rsidRPr="00E21D68" w:rsidDel="00921C5C">
          <w:rPr>
            <w:lang w:val="en-US"/>
          </w:rPr>
          <w:delText xml:space="preserve">VII function based kernel. </w:delText>
        </w:r>
        <w:r w:rsidR="00CC14D9" w:rsidDel="00921C5C">
          <w:rPr>
            <w:lang w:val="en-US"/>
          </w:rPr>
          <w:delText xml:space="preserve">In: </w:delText>
        </w:r>
        <w:r w:rsidRPr="00CC14D9" w:rsidDel="00921C5C">
          <w:rPr>
            <w:iCs/>
            <w:lang w:val="en-US"/>
          </w:rPr>
          <w:delText>Chemometrics and Intelligent Laboratory Systems</w:delText>
        </w:r>
        <w:r w:rsidRPr="00CC14D9" w:rsidDel="00921C5C">
          <w:rPr>
            <w:lang w:val="en-US"/>
          </w:rPr>
          <w:delText xml:space="preserve"> </w:delText>
        </w:r>
        <w:r w:rsidRPr="00E21D68" w:rsidDel="00921C5C">
          <w:rPr>
            <w:lang w:val="en-US"/>
          </w:rPr>
          <w:delText>81</w:delText>
        </w:r>
        <w:r w:rsidR="00CC14D9" w:rsidDel="00921C5C">
          <w:rPr>
            <w:lang w:val="en-US"/>
          </w:rPr>
          <w:delText xml:space="preserve">, S. </w:delText>
        </w:r>
        <w:r w:rsidRPr="00E21D68" w:rsidDel="00921C5C">
          <w:rPr>
            <w:lang w:val="en-US"/>
          </w:rPr>
          <w:delText>29–40.</w:delText>
        </w:r>
      </w:del>
    </w:p>
    <w:p w14:paraId="7B547695" w14:textId="0991DCEC" w:rsidR="00913C22" w:rsidRPr="00913C22" w:rsidDel="00921C5C" w:rsidRDefault="00913C22" w:rsidP="0094674E">
      <w:pPr>
        <w:ind w:left="567" w:hanging="567"/>
        <w:rPr>
          <w:del w:id="1043" w:author="Felix" w:date="2016-05-27T10:28:00Z"/>
        </w:rPr>
        <w:pPrChange w:id="1044" w:author="Felix" w:date="2016-05-27T14:23:00Z">
          <w:pPr/>
        </w:pPrChange>
      </w:pPr>
    </w:p>
    <w:p w14:paraId="130F9C23" w14:textId="3BD4F412" w:rsidR="00913C22" w:rsidDel="00921C5C" w:rsidRDefault="00913C22" w:rsidP="0094674E">
      <w:pPr>
        <w:ind w:left="567" w:hanging="567"/>
        <w:rPr>
          <w:del w:id="1045" w:author="Felix" w:date="2016-05-27T10:28:00Z"/>
        </w:rPr>
        <w:pPrChange w:id="1046" w:author="Felix" w:date="2016-05-27T14:23:00Z">
          <w:pPr/>
        </w:pPrChange>
      </w:pPr>
    </w:p>
    <w:p w14:paraId="16813D4A" w14:textId="5F0B3AF7" w:rsidR="00307649" w:rsidRPr="000E6A02" w:rsidRDefault="00307649" w:rsidP="0094674E">
      <w:pPr>
        <w:ind w:left="567" w:hanging="567"/>
        <w:pPrChange w:id="1047" w:author="Felix" w:date="2016-05-27T14:23:00Z">
          <w:pPr/>
        </w:pPrChange>
      </w:pPr>
    </w:p>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land Schäfer" w:date="2016-05-27T12:59:00Z" w:initials="RS">
    <w:p w14:paraId="43BCE635" w14:textId="2123D361" w:rsidR="00865580" w:rsidRDefault="00865580">
      <w:pPr>
        <w:pStyle w:val="CommentText"/>
      </w:pPr>
      <w:r>
        <w:rPr>
          <w:rStyle w:val="CommentReference"/>
        </w:rPr>
        <w:annotationRef/>
      </w:r>
      <w:r>
        <w:t xml:space="preserve">Ich habe überall, wo sie auftraten, die erratischen Durchschussvergrößerungen zwischen Absätzen (implementiert </w:t>
      </w:r>
      <w:proofErr w:type="spellStart"/>
      <w:r>
        <w:t>alrzeilen</w:t>
      </w:r>
      <w:proofErr w:type="spellEnd"/>
      <w:r>
        <w:t>) weggemacht. Das ist GSSS (ganz schlechter Studenten-Stil).</w:t>
      </w:r>
    </w:p>
  </w:comment>
  <w:comment w:id="1" w:author="Felix" w:date="2016-05-26T23:04:00Z" w:initials="F">
    <w:p w14:paraId="7147D660" w14:textId="33208383" w:rsidR="00865580" w:rsidRDefault="00865580">
      <w:pPr>
        <w:pStyle w:val="CommentText"/>
      </w:pPr>
      <w:r>
        <w:rPr>
          <w:rStyle w:val="CommentReference"/>
        </w:rPr>
        <w:annotationRef/>
      </w:r>
      <w:r>
        <w:t>Schon, aber ist egal, weil sie es sowieso neu setzen. Sie wollen so wenig Formatierungen wie möglich.</w:t>
      </w:r>
    </w:p>
  </w:comment>
  <w:comment w:id="36" w:author="Roland Schäfer" w:date="2016-05-26T10:43:00Z" w:initials="RS">
    <w:p w14:paraId="6BFC8828" w14:textId="26825DAB" w:rsidR="00865580" w:rsidRDefault="00865580">
      <w:pPr>
        <w:pStyle w:val="CommentText"/>
      </w:pPr>
      <w:r>
        <w:rPr>
          <w:rStyle w:val="CommentReference"/>
        </w:rPr>
        <w:annotationRef/>
      </w:r>
      <w:r>
        <w:t>Den Satz verstehe ich nicht ganz. Sind das die Klassifikationsebenen, oder sind es Dimensionen/Features, die in die Klassifikation gesteckt werden?</w:t>
      </w:r>
    </w:p>
  </w:comment>
  <w:comment w:id="51" w:author="Roland Schäfer" w:date="2016-05-26T10:44:00Z" w:initials="RS">
    <w:p w14:paraId="4145BBEE" w14:textId="03EEB134" w:rsidR="00865580" w:rsidRDefault="00865580">
      <w:pPr>
        <w:pStyle w:val="CommentText"/>
      </w:pPr>
      <w:r>
        <w:rPr>
          <w:rStyle w:val="CommentReference"/>
        </w:rPr>
        <w:annotationRef/>
      </w:r>
      <w:r>
        <w:t xml:space="preserve">Fehlt im Verzeichnis. Ist Mehler </w:t>
      </w:r>
      <w:proofErr w:type="spellStart"/>
      <w:r>
        <w:t>ea</w:t>
      </w:r>
      <w:proofErr w:type="spellEnd"/>
      <w:r>
        <w:t>. (2010) gemeint?</w:t>
      </w:r>
    </w:p>
  </w:comment>
  <w:comment w:id="53" w:author="Felix" w:date="2016-05-26T23:08:00Z" w:initials="F">
    <w:p w14:paraId="7EAE7244" w14:textId="0615CE92" w:rsidR="00865580" w:rsidRDefault="00865580">
      <w:pPr>
        <w:pStyle w:val="CommentText"/>
      </w:pPr>
      <w:r>
        <w:rPr>
          <w:rStyle w:val="CommentReference"/>
        </w:rPr>
        <w:annotationRef/>
      </w:r>
      <w:r>
        <w:t>Ja, 2010.</w:t>
      </w:r>
    </w:p>
  </w:comment>
  <w:comment w:id="147" w:author="Felix" w:date="2016-05-26T23:37:00Z" w:initials="F">
    <w:p w14:paraId="22F9FBD2" w14:textId="42D87993" w:rsidR="00865580" w:rsidRDefault="00865580">
      <w:pPr>
        <w:pStyle w:val="CommentText"/>
      </w:pPr>
      <w:r>
        <w:rPr>
          <w:rStyle w:val="CommentReference"/>
        </w:rPr>
        <w:annotationRef/>
      </w:r>
      <w:r>
        <w:t>Das war Absicht!</w:t>
      </w:r>
    </w:p>
  </w:comment>
  <w:comment w:id="225" w:author="Roland Schäfer" w:date="2016-05-26T11:22:00Z" w:initials="RS">
    <w:p w14:paraId="013B192E" w14:textId="77777777" w:rsidR="00865580" w:rsidRDefault="00865580" w:rsidP="00D422D7">
      <w:pPr>
        <w:pStyle w:val="CommentText"/>
      </w:pPr>
      <w:ins w:id="226" w:author="Roland Schäfer" w:date="2016-05-26T11:22:00Z">
        <w:r>
          <w:rPr>
            <w:rStyle w:val="CommentReference"/>
          </w:rPr>
          <w:annotationRef/>
        </w:r>
      </w:ins>
      <w:r>
        <w:t>@</w:t>
      </w:r>
      <w:proofErr w:type="spellStart"/>
      <w:r>
        <w:t>InProceedings</w:t>
      </w:r>
      <w:proofErr w:type="spellEnd"/>
      <w:r>
        <w:t>{Schaefer2015b,</w:t>
      </w:r>
    </w:p>
    <w:p w14:paraId="5341AC49" w14:textId="77777777" w:rsidR="00865580" w:rsidRDefault="00865580" w:rsidP="00D422D7">
      <w:pPr>
        <w:pStyle w:val="CommentText"/>
      </w:pPr>
      <w:r>
        <w:t xml:space="preserve">  Title                    = {Processing </w:t>
      </w:r>
      <w:proofErr w:type="spellStart"/>
      <w:r>
        <w:t>and</w:t>
      </w:r>
      <w:proofErr w:type="spellEnd"/>
      <w:r>
        <w:t xml:space="preserve"> </w:t>
      </w:r>
      <w:proofErr w:type="spellStart"/>
      <w:r>
        <w:t>querying</w:t>
      </w:r>
      <w:proofErr w:type="spellEnd"/>
      <w:r>
        <w:t xml:space="preserve"> large web </w:t>
      </w:r>
      <w:proofErr w:type="spellStart"/>
      <w:r>
        <w:t>corpora</w:t>
      </w:r>
      <w:proofErr w:type="spellEnd"/>
      <w:r>
        <w:t xml:space="preserve"> </w:t>
      </w:r>
      <w:proofErr w:type="spellStart"/>
      <w:r>
        <w:t>with</w:t>
      </w:r>
      <w:proofErr w:type="spellEnd"/>
      <w:r>
        <w:t xml:space="preserve"> </w:t>
      </w:r>
      <w:proofErr w:type="spellStart"/>
      <w:r>
        <w:t>the</w:t>
      </w:r>
      <w:proofErr w:type="spellEnd"/>
      <w:r>
        <w:t xml:space="preserve"> {COW14} </w:t>
      </w:r>
      <w:proofErr w:type="spellStart"/>
      <w:r>
        <w:t>architecture</w:t>
      </w:r>
      <w:proofErr w:type="spellEnd"/>
      <w:r>
        <w:t>},</w:t>
      </w:r>
    </w:p>
    <w:p w14:paraId="197B5DAA" w14:textId="77777777" w:rsidR="00865580" w:rsidRDefault="00865580" w:rsidP="00D422D7">
      <w:pPr>
        <w:pStyle w:val="CommentText"/>
      </w:pPr>
      <w:r>
        <w:t xml:space="preserve">  </w:t>
      </w:r>
      <w:proofErr w:type="spellStart"/>
      <w:r>
        <w:t>Author</w:t>
      </w:r>
      <w:proofErr w:type="spellEnd"/>
      <w:r>
        <w:t xml:space="preserve">                   = {Roland Schäfer},</w:t>
      </w:r>
    </w:p>
    <w:p w14:paraId="2CC50C57" w14:textId="77777777" w:rsidR="00865580" w:rsidRDefault="00865580" w:rsidP="00D422D7">
      <w:pPr>
        <w:pStyle w:val="CommentText"/>
      </w:pPr>
      <w:r>
        <w:t xml:space="preserve">  </w:t>
      </w:r>
      <w:proofErr w:type="spellStart"/>
      <w:r>
        <w:t>Booktitle</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Challenges</w:t>
      </w:r>
      <w:proofErr w:type="spellEnd"/>
      <w:r>
        <w:t xml:space="preserve"> in </w:t>
      </w:r>
      <w:proofErr w:type="spellStart"/>
      <w:r>
        <w:t>the</w:t>
      </w:r>
      <w:proofErr w:type="spellEnd"/>
      <w:r>
        <w:t xml:space="preserve"> Management </w:t>
      </w:r>
      <w:proofErr w:type="spellStart"/>
      <w:r>
        <w:t>of</w:t>
      </w:r>
      <w:proofErr w:type="spellEnd"/>
      <w:r>
        <w:t xml:space="preserve"> Large </w:t>
      </w:r>
      <w:proofErr w:type="spellStart"/>
      <w:r>
        <w:t>Corpora</w:t>
      </w:r>
      <w:proofErr w:type="spellEnd"/>
      <w:r>
        <w:t xml:space="preserve"> 3 (CMLC-3)},</w:t>
      </w:r>
    </w:p>
    <w:p w14:paraId="1E772752" w14:textId="77777777" w:rsidR="00865580" w:rsidRDefault="00865580" w:rsidP="00D422D7">
      <w:pPr>
        <w:pStyle w:val="CommentText"/>
      </w:pPr>
      <w:r>
        <w:t xml:space="preserve">  Year                     = {2015},</w:t>
      </w:r>
    </w:p>
    <w:p w14:paraId="5C2C33BA" w14:textId="77777777" w:rsidR="00865580" w:rsidRDefault="00865580" w:rsidP="00D422D7">
      <w:pPr>
        <w:pStyle w:val="CommentText"/>
      </w:pPr>
    </w:p>
    <w:p w14:paraId="26C95697" w14:textId="77777777" w:rsidR="00865580" w:rsidRDefault="00865580" w:rsidP="00D422D7">
      <w:pPr>
        <w:pStyle w:val="CommentText"/>
      </w:pPr>
      <w:r>
        <w:t xml:space="preserve">  </w:t>
      </w:r>
      <w:proofErr w:type="spellStart"/>
      <w:r>
        <w:t>Address</w:t>
      </w:r>
      <w:proofErr w:type="spellEnd"/>
      <w:r>
        <w:t xml:space="preserve">                  = {Lancaster},</w:t>
      </w:r>
    </w:p>
    <w:p w14:paraId="150BA78A" w14:textId="77777777" w:rsidR="00865580" w:rsidRDefault="00865580" w:rsidP="00D422D7">
      <w:pPr>
        <w:pStyle w:val="CommentText"/>
      </w:pPr>
      <w:r>
        <w:t xml:space="preserve">  Editor                   = {Piotr </w:t>
      </w:r>
      <w:proofErr w:type="spellStart"/>
      <w:r>
        <w:t>Bański</w:t>
      </w:r>
      <w:proofErr w:type="spellEnd"/>
      <w:r>
        <w:t xml:space="preserve"> </w:t>
      </w:r>
      <w:proofErr w:type="spellStart"/>
      <w:r>
        <w:t>and</w:t>
      </w:r>
      <w:proofErr w:type="spellEnd"/>
      <w:r>
        <w:t xml:space="preserve"> Hanno Biber </w:t>
      </w:r>
      <w:proofErr w:type="spellStart"/>
      <w:r>
        <w:t>and</w:t>
      </w:r>
      <w:proofErr w:type="spellEnd"/>
      <w:r>
        <w:t xml:space="preserve"> Evelyn </w:t>
      </w:r>
      <w:proofErr w:type="spellStart"/>
      <w:r>
        <w:t>Breiteneder</w:t>
      </w:r>
      <w:proofErr w:type="spellEnd"/>
      <w:r>
        <w:t xml:space="preserve"> </w:t>
      </w:r>
      <w:proofErr w:type="spellStart"/>
      <w:r>
        <w:t>and</w:t>
      </w:r>
      <w:proofErr w:type="spellEnd"/>
      <w:r>
        <w:t xml:space="preserve"> Marc </w:t>
      </w:r>
      <w:proofErr w:type="spellStart"/>
      <w:r>
        <w:t>Kupietz</w:t>
      </w:r>
      <w:proofErr w:type="spellEnd"/>
      <w:r>
        <w:t xml:space="preserve"> </w:t>
      </w:r>
      <w:proofErr w:type="spellStart"/>
      <w:r>
        <w:t>and</w:t>
      </w:r>
      <w:proofErr w:type="spellEnd"/>
      <w:r>
        <w:t xml:space="preserve"> Harald </w:t>
      </w:r>
      <w:proofErr w:type="spellStart"/>
      <w:r>
        <w:t>Lüngen</w:t>
      </w:r>
      <w:proofErr w:type="spellEnd"/>
      <w:r>
        <w:t xml:space="preserve"> </w:t>
      </w:r>
      <w:proofErr w:type="spellStart"/>
      <w:r>
        <w:t>and</w:t>
      </w:r>
      <w:proofErr w:type="spellEnd"/>
      <w:r>
        <w:t xml:space="preserve"> Andreas Witt},</w:t>
      </w:r>
    </w:p>
    <w:p w14:paraId="7B2713F3" w14:textId="77777777" w:rsidR="00865580" w:rsidRDefault="00865580" w:rsidP="00D422D7">
      <w:pPr>
        <w:pStyle w:val="CommentText"/>
      </w:pPr>
      <w:r>
        <w:t xml:space="preserve">  </w:t>
      </w:r>
      <w:proofErr w:type="spellStart"/>
      <w:r>
        <w:t>Organization</w:t>
      </w:r>
      <w:proofErr w:type="spellEnd"/>
      <w:r>
        <w:t xml:space="preserve">             = {UCREL},</w:t>
      </w:r>
    </w:p>
    <w:p w14:paraId="253541AC" w14:textId="77777777" w:rsidR="00865580" w:rsidRDefault="00865580" w:rsidP="00D422D7">
      <w:pPr>
        <w:pStyle w:val="CommentText"/>
      </w:pPr>
      <w:r>
        <w:t xml:space="preserve">  Publisher                = {IDS},</w:t>
      </w:r>
    </w:p>
    <w:p w14:paraId="072528A6" w14:textId="77777777" w:rsidR="00865580" w:rsidRDefault="00865580" w:rsidP="00D422D7">
      <w:pPr>
        <w:pStyle w:val="CommentText"/>
      </w:pPr>
    </w:p>
    <w:p w14:paraId="37950E85" w14:textId="77777777" w:rsidR="00865580" w:rsidRDefault="00865580" w:rsidP="00D422D7">
      <w:pPr>
        <w:pStyle w:val="CommentText"/>
      </w:pPr>
      <w:r>
        <w:t xml:space="preserve">  Abstract                 = {In </w:t>
      </w:r>
      <w:proofErr w:type="spellStart"/>
      <w:r>
        <w:t>this</w:t>
      </w:r>
      <w:proofErr w:type="spellEnd"/>
      <w:r>
        <w:t xml:space="preserve"> </w:t>
      </w:r>
      <w:proofErr w:type="spellStart"/>
      <w:r>
        <w:t>paper</w:t>
      </w:r>
      <w:proofErr w:type="spellEnd"/>
      <w:r>
        <w:t xml:space="preserve">, I </w:t>
      </w:r>
      <w:proofErr w:type="spellStart"/>
      <w:r>
        <w:t>present</w:t>
      </w:r>
      <w:proofErr w:type="spellEnd"/>
      <w:r>
        <w:t xml:space="preserve"> </w:t>
      </w:r>
      <w:proofErr w:type="spellStart"/>
      <w:r>
        <w:t>the</w:t>
      </w:r>
      <w:proofErr w:type="spellEnd"/>
      <w:r>
        <w:t xml:space="preserve"> COW14 </w:t>
      </w:r>
      <w:proofErr w:type="spellStart"/>
      <w:r>
        <w:t>tool</w:t>
      </w:r>
      <w:proofErr w:type="spellEnd"/>
      <w:r>
        <w:t xml:space="preserve"> </w:t>
      </w:r>
      <w:proofErr w:type="spellStart"/>
      <w:r>
        <w:t>chain</w:t>
      </w:r>
      <w:proofErr w:type="spellEnd"/>
      <w:r>
        <w:t xml:space="preserve">, </w:t>
      </w:r>
      <w:proofErr w:type="spellStart"/>
      <w:r>
        <w:t>which</w:t>
      </w:r>
      <w:proofErr w:type="spellEnd"/>
      <w:r>
        <w:t xml:space="preserve"> </w:t>
      </w:r>
      <w:proofErr w:type="spellStart"/>
      <w:r>
        <w:t>comprises</w:t>
      </w:r>
      <w:proofErr w:type="spellEnd"/>
      <w:r>
        <w:t xml:space="preserve"> a web </w:t>
      </w:r>
      <w:proofErr w:type="spellStart"/>
      <w:r>
        <w:t>corpus</w:t>
      </w:r>
      <w:proofErr w:type="spellEnd"/>
      <w:r>
        <w:t xml:space="preserve"> </w:t>
      </w:r>
      <w:proofErr w:type="spellStart"/>
      <w:r>
        <w:t>creation</w:t>
      </w:r>
      <w:proofErr w:type="spellEnd"/>
      <w:r>
        <w:t xml:space="preserve"> </w:t>
      </w:r>
      <w:proofErr w:type="spellStart"/>
      <w:r>
        <w:t>tools</w:t>
      </w:r>
      <w:proofErr w:type="spellEnd"/>
      <w:r>
        <w:t xml:space="preserve"> </w:t>
      </w:r>
      <w:proofErr w:type="spellStart"/>
      <w:r>
        <w:t>called</w:t>
      </w:r>
      <w:proofErr w:type="spellEnd"/>
      <w:r>
        <w:t xml:space="preserve"> </w:t>
      </w:r>
      <w:proofErr w:type="spellStart"/>
      <w:r>
        <w:t>texrex</w:t>
      </w:r>
      <w:proofErr w:type="spellEnd"/>
      <w:r>
        <w:t xml:space="preserve">, </w:t>
      </w:r>
      <w:proofErr w:type="spellStart"/>
      <w:r>
        <w:t>wrappers</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linguistic</w:t>
      </w:r>
      <w:proofErr w:type="spellEnd"/>
      <w:r>
        <w:t xml:space="preserve"> </w:t>
      </w:r>
      <w:proofErr w:type="spellStart"/>
      <w:r>
        <w:t>annotation</w:t>
      </w:r>
      <w:proofErr w:type="spellEnd"/>
      <w:r>
        <w:t xml:space="preserve"> </w:t>
      </w:r>
      <w:proofErr w:type="spellStart"/>
      <w:r>
        <w:t>tools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an online </w:t>
      </w:r>
      <w:proofErr w:type="spellStart"/>
      <w:r>
        <w:t>query</w:t>
      </w:r>
      <w:proofErr w:type="spellEnd"/>
      <w:r>
        <w:t xml:space="preserve"> </w:t>
      </w:r>
      <w:proofErr w:type="spellStart"/>
      <w:r>
        <w:t>software</w:t>
      </w:r>
      <w:proofErr w:type="spellEnd"/>
      <w:r>
        <w:t xml:space="preserve"> </w:t>
      </w:r>
      <w:proofErr w:type="spellStart"/>
      <w:r>
        <w:t>called</w:t>
      </w:r>
      <w:proofErr w:type="spellEnd"/>
      <w:r>
        <w:t xml:space="preserve"> Colibri2 . </w:t>
      </w:r>
      <w:proofErr w:type="spellStart"/>
      <w:r>
        <w:t>By</w:t>
      </w:r>
      <w:proofErr w:type="spellEnd"/>
      <w:r>
        <w:t xml:space="preserve"> </w:t>
      </w:r>
      <w:proofErr w:type="spellStart"/>
      <w:r>
        <w:t>detailed</w:t>
      </w:r>
      <w:proofErr w:type="spellEnd"/>
      <w:r>
        <w:t xml:space="preserve"> </w:t>
      </w:r>
      <w:proofErr w:type="spellStart"/>
      <w:r>
        <w:t>descriptions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systematic</w:t>
      </w:r>
      <w:proofErr w:type="spellEnd"/>
      <w:r>
        <w:t xml:space="preserve"> </w:t>
      </w:r>
      <w:proofErr w:type="spellStart"/>
      <w:r>
        <w:t>evaluations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w:t>
      </w:r>
      <w:proofErr w:type="spellStart"/>
      <w:r>
        <w:t>software</w:t>
      </w:r>
      <w:proofErr w:type="spellEnd"/>
      <w:r>
        <w:t xml:space="preserve"> on different </w:t>
      </w:r>
      <w:proofErr w:type="spellStart"/>
      <w:r>
        <w:t>types</w:t>
      </w:r>
      <w:proofErr w:type="spellEnd"/>
      <w:r>
        <w:t xml:space="preserve"> </w:t>
      </w:r>
      <w:proofErr w:type="spellStart"/>
      <w:r>
        <w:t>of</w:t>
      </w:r>
      <w:proofErr w:type="spellEnd"/>
      <w:r>
        <w:t xml:space="preserve"> </w:t>
      </w:r>
      <w:proofErr w:type="spellStart"/>
      <w:r>
        <w:t>systems</w:t>
      </w:r>
      <w:proofErr w:type="spellEnd"/>
      <w:r>
        <w:t xml:space="preserve">, I </w:t>
      </w:r>
      <w:proofErr w:type="spellStart"/>
      <w:r>
        <w:t>show</w:t>
      </w:r>
      <w:proofErr w:type="spellEnd"/>
      <w:r>
        <w:t xml:space="preserve"> </w:t>
      </w:r>
      <w:proofErr w:type="spellStart"/>
      <w:r>
        <w:t>that</w:t>
      </w:r>
      <w:proofErr w:type="spellEnd"/>
      <w:r>
        <w:t xml:space="preserve"> </w:t>
      </w:r>
      <w:proofErr w:type="spellStart"/>
      <w:r>
        <w:t>the</w:t>
      </w:r>
      <w:proofErr w:type="spellEnd"/>
      <w:r>
        <w:t xml:space="preserve"> COW14 </w:t>
      </w:r>
      <w:proofErr w:type="spellStart"/>
      <w:r>
        <w:t>architecture</w:t>
      </w:r>
      <w:proofErr w:type="spellEnd"/>
      <w:r>
        <w:t xml:space="preserve"> </w:t>
      </w:r>
      <w:proofErr w:type="spellStart"/>
      <w:r>
        <w:t>is</w:t>
      </w:r>
      <w:proofErr w:type="spellEnd"/>
      <w:r>
        <w:t xml:space="preserve"> </w:t>
      </w:r>
      <w:proofErr w:type="spellStart"/>
      <w:r>
        <w:t>capable</w:t>
      </w:r>
      <w:proofErr w:type="spellEnd"/>
      <w:r>
        <w:t xml:space="preserve"> </w:t>
      </w:r>
      <w:proofErr w:type="spellStart"/>
      <w:r>
        <w:t>of</w:t>
      </w:r>
      <w:proofErr w:type="spellEnd"/>
      <w:r>
        <w:t xml:space="preserve"> </w:t>
      </w:r>
      <w:proofErr w:type="spellStart"/>
      <w:r>
        <w:t>handling</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at</w:t>
      </w:r>
      <w:proofErr w:type="spellEnd"/>
      <w:r>
        <w:t xml:space="preserve"> least 100 </w:t>
      </w:r>
      <w:proofErr w:type="spellStart"/>
      <w:r>
        <w:t>billion</w:t>
      </w:r>
      <w:proofErr w:type="spellEnd"/>
      <w:r>
        <w:t xml:space="preserve"> </w:t>
      </w:r>
      <w:proofErr w:type="spellStart"/>
      <w:r>
        <w:t>tokens</w:t>
      </w:r>
      <w:proofErr w:type="spellEnd"/>
      <w:r>
        <w:t xml:space="preserve">. I also </w:t>
      </w:r>
      <w:proofErr w:type="spellStart"/>
      <w:r>
        <w:t>introduce</w:t>
      </w:r>
      <w:proofErr w:type="spellEnd"/>
      <w:r>
        <w:t xml:space="preserve"> </w:t>
      </w:r>
      <w:proofErr w:type="spellStart"/>
      <w:r>
        <w:t>our</w:t>
      </w:r>
      <w:proofErr w:type="spellEnd"/>
      <w:r>
        <w:t xml:space="preserve"> </w:t>
      </w:r>
      <w:proofErr w:type="spellStart"/>
      <w:r>
        <w:t>running</w:t>
      </w:r>
      <w:proofErr w:type="spellEnd"/>
      <w:r>
        <w:t xml:space="preserve"> </w:t>
      </w:r>
      <w:proofErr w:type="spellStart"/>
      <w:r>
        <w:t>demo</w:t>
      </w:r>
      <w:proofErr w:type="spellEnd"/>
      <w:r>
        <w:t xml:space="preserve"> </w:t>
      </w:r>
      <w:proofErr w:type="spellStart"/>
      <w:r>
        <w:t>system</w:t>
      </w:r>
      <w:proofErr w:type="spellEnd"/>
      <w:r>
        <w:t xml:space="preserve"> </w:t>
      </w:r>
      <w:proofErr w:type="spellStart"/>
      <w:r>
        <w:t>which</w:t>
      </w:r>
      <w:proofErr w:type="spellEnd"/>
      <w:r>
        <w:t xml:space="preserve"> </w:t>
      </w:r>
      <w:proofErr w:type="spellStart"/>
      <w:r>
        <w:t>currently</w:t>
      </w:r>
      <w:proofErr w:type="spellEnd"/>
      <w:r>
        <w:t xml:space="preserve"> </w:t>
      </w:r>
      <w:proofErr w:type="spellStart"/>
      <w:r>
        <w:t>serves</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roughly</w:t>
      </w:r>
      <w:proofErr w:type="spellEnd"/>
      <w:r>
        <w:t xml:space="preserve"> 20 </w:t>
      </w:r>
      <w:proofErr w:type="spellStart"/>
      <w:r>
        <w:t>billion</w:t>
      </w:r>
      <w:proofErr w:type="spellEnd"/>
      <w:r>
        <w:t xml:space="preserve"> </w:t>
      </w:r>
      <w:proofErr w:type="spellStart"/>
      <w:r>
        <w:t>tokens</w:t>
      </w:r>
      <w:proofErr w:type="spellEnd"/>
      <w:r>
        <w:t xml:space="preserve"> in </w:t>
      </w:r>
      <w:proofErr w:type="spellStart"/>
      <w:r>
        <w:t>Dutch</w:t>
      </w:r>
      <w:proofErr w:type="spellEnd"/>
      <w:r>
        <w:t xml:space="preserve">, Englisch, French, German, </w:t>
      </w:r>
      <w:proofErr w:type="spellStart"/>
      <w:r>
        <w:t>Spanish</w:t>
      </w:r>
      <w:proofErr w:type="spellEnd"/>
      <w:r>
        <w:t xml:space="preserve">, </w:t>
      </w:r>
      <w:proofErr w:type="spellStart"/>
      <w:r>
        <w:t>and</w:t>
      </w:r>
      <w:proofErr w:type="spellEnd"/>
      <w:r>
        <w:t xml:space="preserve"> </w:t>
      </w:r>
      <w:proofErr w:type="spellStart"/>
      <w:r>
        <w:t>Swedish</w:t>
      </w:r>
      <w:proofErr w:type="spellEnd"/>
      <w:r>
        <w:t>.},</w:t>
      </w:r>
    </w:p>
    <w:p w14:paraId="6C5AD037" w14:textId="77777777" w:rsidR="00865580" w:rsidRDefault="00865580" w:rsidP="00D422D7">
      <w:pPr>
        <w:pStyle w:val="CommentText"/>
      </w:pPr>
      <w:r>
        <w:t xml:space="preserve">  </w:t>
      </w:r>
      <w:proofErr w:type="spellStart"/>
      <w:r>
        <w:t>Url</w:t>
      </w:r>
      <w:proofErr w:type="spellEnd"/>
      <w:r>
        <w:t xml:space="preserve">                      = {http://rolandschaefer.net/?p=749}</w:t>
      </w:r>
    </w:p>
    <w:p w14:paraId="72F2CE41" w14:textId="77777777" w:rsidR="00865580" w:rsidRDefault="00865580" w:rsidP="00D422D7">
      <w:pPr>
        <w:pStyle w:val="CommentText"/>
      </w:pPr>
      <w:r>
        <w:t>}</w:t>
      </w:r>
    </w:p>
    <w:p w14:paraId="245C6893" w14:textId="08249F34" w:rsidR="00865580" w:rsidRDefault="00865580">
      <w:pPr>
        <w:pStyle w:val="CommentText"/>
      </w:pPr>
    </w:p>
  </w:comment>
  <w:comment w:id="261" w:author="Roland Schäfer" w:date="2016-05-26T11:33:00Z" w:initials="RS">
    <w:p w14:paraId="5D794BBF" w14:textId="4826E373" w:rsidR="00865580" w:rsidRDefault="00865580">
      <w:pPr>
        <w:pStyle w:val="CommentText"/>
      </w:pPr>
      <w:r>
        <w:rPr>
          <w:rStyle w:val="CommentReference"/>
        </w:rPr>
        <w:annotationRef/>
      </w:r>
      <w:r>
        <w:t xml:space="preserve">Ich denke, die </w:t>
      </w:r>
      <w:proofErr w:type="spellStart"/>
      <w:r>
        <w:t>Kursiva</w:t>
      </w:r>
      <w:proofErr w:type="spellEnd"/>
      <w:r>
        <w:t xml:space="preserve"> in </w:t>
      </w:r>
      <w:proofErr w:type="spellStart"/>
      <w:r>
        <w:t>Topik</w:t>
      </w:r>
      <w:r w:rsidRPr="007D6624">
        <w:rPr>
          <w:i/>
        </w:rPr>
        <w:t>domänen</w:t>
      </w:r>
      <w:proofErr w:type="spellEnd"/>
      <w:r>
        <w:t xml:space="preserve"> und das ständige Nachdefinieren kann ab hier unterbleiben. Das haben wir ja oben reichlich durch.</w:t>
      </w:r>
    </w:p>
  </w:comment>
  <w:comment w:id="271" w:author="Roland Schäfer" w:date="2016-05-26T11:41:00Z" w:initials="RS">
    <w:p w14:paraId="1851D0DB" w14:textId="435CD449" w:rsidR="00865580" w:rsidRDefault="00865580">
      <w:pPr>
        <w:pStyle w:val="CommentText"/>
      </w:pPr>
      <w:r>
        <w:rPr>
          <w:rStyle w:val="CommentReference"/>
        </w:rPr>
        <w:annotationRef/>
      </w:r>
      <w:r>
        <w:t xml:space="preserve">Vielleicht sollte man dazu sagen, dass die Definitionen den </w:t>
      </w:r>
      <w:proofErr w:type="spellStart"/>
      <w:r>
        <w:t>Annotatoren</w:t>
      </w:r>
      <w:proofErr w:type="spellEnd"/>
      <w:r>
        <w:t xml:space="preserve"> und </w:t>
      </w:r>
      <w:proofErr w:type="spellStart"/>
      <w:r>
        <w:t>Annotatorinnen</w:t>
      </w:r>
      <w:proofErr w:type="spellEnd"/>
      <w:r>
        <w:t xml:space="preserve"> zwar genau angegeben wurden, hier aber aus Platzgründen auf die intuitive Gegebenheit spekuliert wird.</w:t>
      </w:r>
    </w:p>
    <w:p w14:paraId="0D0EF96B" w14:textId="0FB1AF44" w:rsidR="00865580" w:rsidRDefault="00865580">
      <w:pPr>
        <w:pStyle w:val="CommentText"/>
      </w:pPr>
      <w:r>
        <w:t xml:space="preserve">Außerdem könnte man sagen, dass das Schema für viele Sprachen entwickelt und angewendet wurde. Sonst heißt es „Hä, wieso denn hier Englisch? Wir haben doch Deutsch als unsere gute und einzige Wissenschaftssprache!“ Also zumindest, wenn das Publikum (auch) das linguistische Altenstift um </w:t>
      </w:r>
      <w:proofErr w:type="spellStart"/>
      <w:r>
        <w:t>Zifonun</w:t>
      </w:r>
      <w:proofErr w:type="spellEnd"/>
      <w:r>
        <w:t xml:space="preserve"> und Marga Basmati sein soll...</w:t>
      </w:r>
    </w:p>
  </w:comment>
  <w:comment w:id="277" w:author="Roland Schäfer" w:date="2016-05-26T11:34:00Z" w:initials="RS">
    <w:p w14:paraId="3ABE9A36" w14:textId="08F9D59B" w:rsidR="00865580" w:rsidRDefault="00865580">
      <w:pPr>
        <w:pStyle w:val="CommentText"/>
      </w:pPr>
      <w:r>
        <w:rPr>
          <w:rStyle w:val="CommentReference"/>
        </w:rPr>
        <w:annotationRef/>
      </w:r>
      <w:r>
        <w:t>Das ist bei mir keine Tabelle, sondern eine Liste.</w:t>
      </w:r>
    </w:p>
  </w:comment>
  <w:comment w:id="308" w:author="Roland Schäfer" w:date="2016-05-26T12:11:00Z" w:initials="RS">
    <w:p w14:paraId="49D8E4B3" w14:textId="4C893225" w:rsidR="00865580" w:rsidRDefault="00865580">
      <w:pPr>
        <w:pStyle w:val="CommentText"/>
      </w:pPr>
      <w:r>
        <w:rPr>
          <w:rStyle w:val="CommentReference"/>
        </w:rPr>
        <w:annotationRef/>
      </w:r>
      <w:r>
        <w:t xml:space="preserve">Soll ich hier noch ein paar Einführungen in DH bzw. </w:t>
      </w:r>
      <w:proofErr w:type="spellStart"/>
      <w:r>
        <w:t>DLitWiss</w:t>
      </w:r>
      <w:proofErr w:type="spellEnd"/>
      <w:r>
        <w:t xml:space="preserve"> zum Zitieren raussuchen?</w:t>
      </w:r>
    </w:p>
  </w:comment>
  <w:comment w:id="378" w:author="Roland Schäfer" w:date="2016-05-26T12:28:00Z" w:initials="RS">
    <w:p w14:paraId="7071B192" w14:textId="05B65EC3" w:rsidR="00865580" w:rsidRDefault="00865580">
      <w:pPr>
        <w:pStyle w:val="CommentText"/>
      </w:pPr>
      <w:r>
        <w:rPr>
          <w:rStyle w:val="CommentReference"/>
        </w:rPr>
        <w:annotationRef/>
      </w:r>
      <w:r>
        <w:t>Kann das nicht auch weg? In der Tabelle und den Wolken tauchen die PÖS-Täcks auch nicht auf.</w:t>
      </w:r>
    </w:p>
  </w:comment>
  <w:comment w:id="485" w:author="Roland Schäfer" w:date="2016-05-26T12:29:00Z" w:initials="RS">
    <w:p w14:paraId="1649B8C7" w14:textId="58562E2E" w:rsidR="00865580" w:rsidRDefault="00865580">
      <w:pPr>
        <w:pStyle w:val="CommentText"/>
      </w:pPr>
      <w:r>
        <w:rPr>
          <w:rStyle w:val="CommentReference"/>
        </w:rPr>
        <w:annotationRef/>
      </w:r>
      <w:r>
        <w:t>Hä? Warum nicht einfach 10? Spart Wörter, und 14 ist irgendwie arbiträr. Da wundern sich Gisela und Marga...</w:t>
      </w:r>
    </w:p>
  </w:comment>
  <w:comment w:id="490" w:author="Roland Schäfer" w:date="2016-05-26T12:25:00Z" w:initials="RS">
    <w:p w14:paraId="4B2E59C7" w14:textId="45D831A2" w:rsidR="00865580" w:rsidRDefault="00865580">
      <w:pPr>
        <w:pStyle w:val="CommentText"/>
      </w:pPr>
      <w:r>
        <w:rPr>
          <w:rStyle w:val="CommentReference"/>
        </w:rPr>
        <w:annotationRef/>
      </w:r>
      <w:r>
        <w:t>Hier handelt es sich um Zitate einzelner Belegwörter. Da ist das Anführungszeichen ausnahmsweise korrekt.</w:t>
      </w:r>
    </w:p>
  </w:comment>
  <w:comment w:id="520" w:author="Roland Schäfer" w:date="2016-05-26T12:32:00Z" w:initials="RS">
    <w:p w14:paraId="72FB6D32" w14:textId="4B83404F" w:rsidR="00865580" w:rsidRDefault="00865580">
      <w:pPr>
        <w:pStyle w:val="CommentText"/>
      </w:pPr>
      <w:ins w:id="522" w:author="Roland Schäfer" w:date="2016-05-26T12:31:00Z">
        <w:r>
          <w:rPr>
            <w:rStyle w:val="CommentReference"/>
          </w:rPr>
          <w:annotationRef/>
        </w:r>
      </w:ins>
      <w:r>
        <w:t>Ich würde generell nicht immer von „Linguisten“ reden. Einerseits wegen der Zeichenzahl von „Linguisten und Linguistinnen“, und weil man das als Person viel besser in den falschen Hals kriegen kann.</w:t>
      </w:r>
    </w:p>
  </w:comment>
  <w:comment w:id="660" w:author="Roland Schäfer" w:date="2016-05-26T12:38:00Z" w:initials="RS">
    <w:p w14:paraId="209F1987" w14:textId="16500EFE" w:rsidR="00865580" w:rsidRDefault="00865580">
      <w:pPr>
        <w:pStyle w:val="CommentText"/>
      </w:pPr>
      <w:r>
        <w:rPr>
          <w:rStyle w:val="CommentReference"/>
        </w:rPr>
        <w:annotationRef/>
      </w:r>
      <w:proofErr w:type="spellStart"/>
      <w:r>
        <w:t>Hoopla</w:t>
      </w:r>
      <w:proofErr w:type="spellEnd"/>
      <w:r>
        <w:t xml:space="preserve">, </w:t>
      </w:r>
      <w:proofErr w:type="spellStart"/>
      <w:r>
        <w:t>the</w:t>
      </w:r>
      <w:proofErr w:type="spellEnd"/>
      <w:r>
        <w:t xml:space="preserve"> </w:t>
      </w:r>
      <w:proofErr w:type="spellStart"/>
      <w:r>
        <w:t>forest</w:t>
      </w:r>
      <w:proofErr w:type="spellEnd"/>
      <w:r>
        <w:t xml:space="preserve"> </w:t>
      </w:r>
      <w:proofErr w:type="spellStart"/>
      <w:r>
        <w:t>fairy</w:t>
      </w:r>
      <w:proofErr w:type="spellEnd"/>
      <w:r>
        <w:t>! Das musste selbst ich dreimal lesen. Kann definitiv weg. Ich würde das ganz runterkochen. „Je weiter links, desto typischer ist das Topik für DRK, je weiter rechts, desto typischer für DECOW. Log usw. kann in der Bildunterschrift bleiben.</w:t>
      </w:r>
    </w:p>
  </w:comment>
  <w:comment w:id="675" w:author="Roland Schäfer" w:date="2016-05-26T12:36:00Z" w:initials="RS">
    <w:p w14:paraId="18226D31" w14:textId="5D713AD9" w:rsidR="00865580" w:rsidRDefault="00865580">
      <w:pPr>
        <w:pStyle w:val="CommentText"/>
      </w:pPr>
      <w:r>
        <w:rPr>
          <w:rStyle w:val="CommentReference"/>
        </w:rPr>
        <w:annotationRef/>
      </w:r>
      <w:r>
        <w:t>Die y-Achse ist nicht der senkrechte Strich durch die 0, sondern eine Dimension des Graphen.</w:t>
      </w:r>
    </w:p>
  </w:comment>
  <w:comment w:id="707" w:author="Roland Schäfer" w:date="2016-05-26T12:40:00Z" w:initials="RS">
    <w:p w14:paraId="66A6A89F" w14:textId="712E7A7F" w:rsidR="00865580" w:rsidRDefault="00865580">
      <w:pPr>
        <w:pStyle w:val="CommentText"/>
      </w:pPr>
      <w:r>
        <w:rPr>
          <w:rStyle w:val="CommentReference"/>
        </w:rPr>
        <w:annotationRef/>
      </w:r>
      <w:r>
        <w:t>Stehe ich auf dem Schlauch, oder ist das genau das, was mit den neuen Plots rausgefallen ist?</w:t>
      </w:r>
    </w:p>
  </w:comment>
  <w:comment w:id="699" w:author="Roland Schäfer" w:date="2016-05-26T12:44:00Z" w:initials="RS">
    <w:p w14:paraId="5467C32D" w14:textId="77777777" w:rsidR="00865580" w:rsidRDefault="00865580">
      <w:pPr>
        <w:pStyle w:val="CommentText"/>
      </w:pPr>
      <w:r>
        <w:rPr>
          <w:rStyle w:val="CommentReference"/>
        </w:rPr>
        <w:annotationRef/>
      </w:r>
      <w:r>
        <w:t xml:space="preserve">Ich würde diesen Text und die Abbildungen rausnehmen. Versteht kein Mensch (am gegebene Ort), und es ist eh besser im WAC-X-Papier aufgehoben. So wie jetzt ist der </w:t>
      </w:r>
      <w:proofErr w:type="spellStart"/>
      <w:r>
        <w:t>Overlap</w:t>
      </w:r>
      <w:proofErr w:type="spellEnd"/>
      <w:r>
        <w:t xml:space="preserve"> </w:t>
      </w:r>
      <w:proofErr w:type="spellStart"/>
      <w:r>
        <w:t>eigtl</w:t>
      </w:r>
      <w:proofErr w:type="spellEnd"/>
      <w:r>
        <w:t xml:space="preserve"> schon zu groß, und wir müssten das WAX-Papier zurückziehen. Wenn man das rausmacht, ist </w:t>
      </w:r>
      <w:proofErr w:type="spellStart"/>
      <w:r>
        <w:t>eigtl</w:t>
      </w:r>
      <w:proofErr w:type="spellEnd"/>
      <w:r>
        <w:t>. alles gut.</w:t>
      </w:r>
    </w:p>
    <w:p w14:paraId="2BB77FAC" w14:textId="77777777" w:rsidR="00865580" w:rsidRDefault="00865580">
      <w:pPr>
        <w:pStyle w:val="CommentText"/>
      </w:pPr>
    </w:p>
    <w:p w14:paraId="5AFFE1B0" w14:textId="48FD96EF" w:rsidR="00865580" w:rsidRDefault="00865580">
      <w:pPr>
        <w:pStyle w:val="CommentText"/>
      </w:pPr>
      <w:r>
        <w:t>Bzgl. der Email: Die Konfusionsmatrizen würde ich NICHT rausnehmen. Die versteht man besser, und die zeigen auch nachvollziehbar, was das Problem ist, i.e., warum wir „nur“ auf 70% kommen.</w:t>
      </w:r>
    </w:p>
  </w:comment>
  <w:comment w:id="845" w:author="Roland Schäfer" w:date="2016-05-26T12:45:00Z" w:initials="RS">
    <w:p w14:paraId="57AFDB98" w14:textId="02A0EAC9" w:rsidR="00865580" w:rsidRDefault="00865580">
      <w:pPr>
        <w:pStyle w:val="CommentText"/>
      </w:pPr>
      <w:r>
        <w:rPr>
          <w:rStyle w:val="CommentReference"/>
        </w:rPr>
        <w:annotationRef/>
      </w:r>
      <w:r>
        <w:t>Sollte man evtl. erklären, was das ist?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63299" w14:textId="77777777" w:rsidR="00865580" w:rsidRDefault="00865580" w:rsidP="00E55F41">
      <w:r>
        <w:separator/>
      </w:r>
    </w:p>
  </w:endnote>
  <w:endnote w:type="continuationSeparator" w:id="0">
    <w:p w14:paraId="16E45232" w14:textId="77777777" w:rsidR="00865580" w:rsidRDefault="00865580"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aoli SC Regular">
    <w:panose1 w:val="02010800040101010101"/>
    <w:charset w:val="00"/>
    <w:family w:val="auto"/>
    <w:pitch w:val="variable"/>
    <w:sig w:usb0="00000003" w:usb1="080F0000" w:usb2="00000000" w:usb3="00000000" w:csb0="00040001"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B370D" w14:textId="77777777" w:rsidR="00865580" w:rsidRDefault="00865580" w:rsidP="00E55F41">
      <w:r>
        <w:separator/>
      </w:r>
    </w:p>
  </w:footnote>
  <w:footnote w:type="continuationSeparator" w:id="0">
    <w:p w14:paraId="7D1B35B3" w14:textId="77777777" w:rsidR="00865580" w:rsidRDefault="00865580" w:rsidP="00E55F41">
      <w:r>
        <w:continuationSeparator/>
      </w:r>
    </w:p>
  </w:footnote>
  <w:footnote w:id="1">
    <w:p w14:paraId="7393FF0D" w14:textId="533BE89C" w:rsidR="00865580" w:rsidRDefault="00865580">
      <w:pPr>
        <w:pStyle w:val="FootnoteText"/>
      </w:pPr>
      <w:r>
        <w:rPr>
          <w:rStyle w:val="FootnoteReference"/>
        </w:rPr>
        <w:footnoteRef/>
      </w:r>
      <w:r>
        <w:t xml:space="preserve"> Im Folgenden verwenden wir „Genre“ stellvertretend für Kategorien, die in der Literatur oft auch als „Register“ oder „Textsorte“ o.ä. behandelt werden. </w:t>
      </w:r>
    </w:p>
  </w:footnote>
  <w:footnote w:id="2">
    <w:p w14:paraId="32096018" w14:textId="2700EF76" w:rsidR="00865580" w:rsidRDefault="00865580" w:rsidP="001451CD">
      <w:pPr>
        <w:pStyle w:val="FootnoteText"/>
        <w:rPr>
          <w:ins w:id="110" w:author="Roland Schäfer" w:date="2016-05-26T10:59:00Z"/>
        </w:rPr>
      </w:pPr>
      <w:ins w:id="111" w:author="Roland Schäfer" w:date="2016-05-26T10:59:00Z">
        <w:r>
          <w:rPr>
            <w:rStyle w:val="FootnoteReference"/>
          </w:rPr>
          <w:footnoteRef/>
        </w:r>
        <w:r>
          <w:t xml:space="preserve"> Wir verwenden „Textthema“ und „Topik“ gleichbedeutend, d.h. „Topik“ hat hier nichts mit dem Begriff „(Satz-)</w:t>
        </w:r>
        <w:proofErr w:type="spellStart"/>
        <w:r>
          <w:t>topik</w:t>
        </w:r>
        <w:proofErr w:type="spellEnd"/>
        <w:r>
          <w:t xml:space="preserve">“ zu </w:t>
        </w:r>
      </w:ins>
      <w:ins w:id="112" w:author="Felix" w:date="2016-05-27T13:10:00Z">
        <w:r>
          <w:t xml:space="preserve">tun </w:t>
        </w:r>
      </w:ins>
      <w:ins w:id="113" w:author="Roland Schäfer" w:date="2016-05-26T10:59:00Z">
        <w:r>
          <w:t>hat, der in der Literatur zur Informationsstruktur eine Rolle spielt. Gleiches gilt für „</w:t>
        </w:r>
        <w:proofErr w:type="spellStart"/>
        <w:r>
          <w:t>Topikdomäne</w:t>
        </w:r>
        <w:proofErr w:type="spellEnd"/>
        <w:r>
          <w:t xml:space="preserve">“.  </w:t>
        </w:r>
      </w:ins>
    </w:p>
  </w:footnote>
  <w:footnote w:id="3">
    <w:p w14:paraId="3DBD9336" w14:textId="671E0522" w:rsidR="00865580" w:rsidRDefault="00865580" w:rsidP="009C7EA4">
      <w:pPr>
        <w:pStyle w:val="FootnoteText"/>
      </w:pPr>
      <w:r>
        <w:rPr>
          <w:rStyle w:val="FootnoteReference"/>
        </w:rPr>
        <w:footnoteRef/>
      </w:r>
      <w:r>
        <w:t xml:space="preserve"> </w:t>
      </w:r>
      <w:ins w:id="254" w:author="Felix" w:date="2016-05-27T00:22:00Z">
        <w:r>
          <w:t xml:space="preserve">Eine weiterentwickelte Version findet sich unter </w:t>
        </w:r>
      </w:ins>
      <w:del w:id="255" w:author="Felix" w:date="2016-05-27T00:21:00Z">
        <w:r w:rsidRPr="009C7EA4" w:rsidDel="00DC7686">
          <w:rPr>
            <w:highlight w:val="yellow"/>
          </w:rPr>
          <w:delText>REF</w:delText>
        </w:r>
      </w:del>
      <w:ins w:id="256" w:author="Roland Schäfer" w:date="2016-05-26T11:29:00Z">
        <w:del w:id="257" w:author="Felix" w:date="2016-05-27T00:21:00Z">
          <w:r w:rsidDel="00DC7686">
            <w:delText xml:space="preserve">  Eigentlich Schäfer &amp; Bildhauer (2012) und </w:delText>
          </w:r>
        </w:del>
      </w:ins>
      <w:ins w:id="258" w:author="Roland Schäfer" w:date="2016-05-26T11:31:00Z">
        <w:r w:rsidRPr="00B75099">
          <w:t>http://corporafromtheweb.org/cowcat/</w:t>
        </w:r>
      </w:ins>
    </w:p>
  </w:footnote>
  <w:footnote w:id="4">
    <w:p w14:paraId="0A7AA053" w14:textId="2EB7599E" w:rsidR="00865580" w:rsidRDefault="00865580">
      <w:pPr>
        <w:pStyle w:val="FootnoteText"/>
      </w:pPr>
      <w:r>
        <w:rPr>
          <w:rStyle w:val="FootnoteReference"/>
        </w:rPr>
        <w:footnoteRef/>
      </w:r>
      <w:r>
        <w:t xml:space="preserve"> </w:t>
      </w:r>
      <w:ins w:id="846" w:author="Felix" w:date="2016-05-27T10:17:00Z">
        <w:r>
          <w:t>Die Konfusionsmatrizen vergleichen für jedes D</w:t>
        </w:r>
        <w:r w:rsidR="00D21265">
          <w:t xml:space="preserve">okument die manuelle Annotation </w:t>
        </w:r>
      </w:ins>
      <w:ins w:id="847" w:author="Felix" w:date="2016-05-27T10:18:00Z">
        <w:r>
          <w:t>mit dem Erg</w:t>
        </w:r>
      </w:ins>
      <w:ins w:id="848" w:author="Felix" w:date="2016-05-27T10:19:00Z">
        <w:r>
          <w:t>e</w:t>
        </w:r>
      </w:ins>
      <w:ins w:id="849" w:author="Felix" w:date="2016-05-27T10:18:00Z">
        <w:r>
          <w:t>bnis der automatischen Klassifikation.</w:t>
        </w:r>
      </w:ins>
      <w:ins w:id="850" w:author="Felix" w:date="2016-05-27T10:27:00Z">
        <w:r>
          <w:t xml:space="preserve"> </w:t>
        </w:r>
      </w:ins>
      <w:ins w:id="851" w:author="Felix" w:date="2016-05-27T10:19:00Z">
        <w:r>
          <w:t xml:space="preserve">Bei einem perfekten Ergebnis wären alle Werte jenseits der Diagonalen Null. </w:t>
        </w:r>
      </w:ins>
      <w:r>
        <w:t xml:space="preserve">Die </w:t>
      </w:r>
      <w:r>
        <w:rPr>
          <w:bCs/>
        </w:rPr>
        <w:t xml:space="preserve">unterschiedliche Anzahl der Kategorien </w:t>
      </w:r>
      <w:ins w:id="852" w:author="Felix" w:date="2016-05-27T10:18:00Z">
        <w:r>
          <w:rPr>
            <w:bCs/>
          </w:rPr>
          <w:t xml:space="preserve">bei den einzelnen Korpora </w:t>
        </w:r>
      </w:ins>
      <w:r>
        <w:rPr>
          <w:bCs/>
        </w:rPr>
        <w:t>ergibt sich aus den jeweils ausgeschlossenen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31EA"/>
    <w:rsid w:val="00033A9A"/>
    <w:rsid w:val="00051FE7"/>
    <w:rsid w:val="000521DC"/>
    <w:rsid w:val="000617AA"/>
    <w:rsid w:val="00065D20"/>
    <w:rsid w:val="00073A78"/>
    <w:rsid w:val="00075EE7"/>
    <w:rsid w:val="00080599"/>
    <w:rsid w:val="00082EA5"/>
    <w:rsid w:val="00083231"/>
    <w:rsid w:val="00083659"/>
    <w:rsid w:val="00085BF6"/>
    <w:rsid w:val="00093C98"/>
    <w:rsid w:val="000961A6"/>
    <w:rsid w:val="000A0896"/>
    <w:rsid w:val="000A43E8"/>
    <w:rsid w:val="000A6928"/>
    <w:rsid w:val="000A6943"/>
    <w:rsid w:val="000B04FD"/>
    <w:rsid w:val="000B2D86"/>
    <w:rsid w:val="000B344C"/>
    <w:rsid w:val="000C7791"/>
    <w:rsid w:val="000D0E77"/>
    <w:rsid w:val="000D1505"/>
    <w:rsid w:val="000D33DD"/>
    <w:rsid w:val="000E39CB"/>
    <w:rsid w:val="000E6A02"/>
    <w:rsid w:val="000F2A4D"/>
    <w:rsid w:val="001021F0"/>
    <w:rsid w:val="00102592"/>
    <w:rsid w:val="00103E23"/>
    <w:rsid w:val="00104827"/>
    <w:rsid w:val="00107C39"/>
    <w:rsid w:val="00111337"/>
    <w:rsid w:val="001152A0"/>
    <w:rsid w:val="00120C0F"/>
    <w:rsid w:val="00124223"/>
    <w:rsid w:val="00144D6E"/>
    <w:rsid w:val="001451CD"/>
    <w:rsid w:val="00145998"/>
    <w:rsid w:val="00146193"/>
    <w:rsid w:val="0015173F"/>
    <w:rsid w:val="001545AD"/>
    <w:rsid w:val="001643DF"/>
    <w:rsid w:val="00165611"/>
    <w:rsid w:val="00171F22"/>
    <w:rsid w:val="00173309"/>
    <w:rsid w:val="00174C1E"/>
    <w:rsid w:val="00175FD8"/>
    <w:rsid w:val="00177CE7"/>
    <w:rsid w:val="00181168"/>
    <w:rsid w:val="001862C1"/>
    <w:rsid w:val="00187509"/>
    <w:rsid w:val="001A6CA1"/>
    <w:rsid w:val="001B0049"/>
    <w:rsid w:val="001B1FE3"/>
    <w:rsid w:val="001B4383"/>
    <w:rsid w:val="001C0F31"/>
    <w:rsid w:val="001C1E71"/>
    <w:rsid w:val="001C6C3D"/>
    <w:rsid w:val="001D1785"/>
    <w:rsid w:val="001D4E92"/>
    <w:rsid w:val="001D70B4"/>
    <w:rsid w:val="001E43E6"/>
    <w:rsid w:val="001F0110"/>
    <w:rsid w:val="001F2346"/>
    <w:rsid w:val="002002C2"/>
    <w:rsid w:val="00216E98"/>
    <w:rsid w:val="00223A10"/>
    <w:rsid w:val="00225697"/>
    <w:rsid w:val="002275D7"/>
    <w:rsid w:val="002301CA"/>
    <w:rsid w:val="0023276A"/>
    <w:rsid w:val="0023333B"/>
    <w:rsid w:val="0023408F"/>
    <w:rsid w:val="00235D51"/>
    <w:rsid w:val="0023624D"/>
    <w:rsid w:val="002370CC"/>
    <w:rsid w:val="0024076D"/>
    <w:rsid w:val="002412DB"/>
    <w:rsid w:val="00242A82"/>
    <w:rsid w:val="002542E5"/>
    <w:rsid w:val="0025566E"/>
    <w:rsid w:val="00262317"/>
    <w:rsid w:val="00263885"/>
    <w:rsid w:val="0027039D"/>
    <w:rsid w:val="002734C2"/>
    <w:rsid w:val="00274CEA"/>
    <w:rsid w:val="00277199"/>
    <w:rsid w:val="00286C49"/>
    <w:rsid w:val="002A29C0"/>
    <w:rsid w:val="002B086D"/>
    <w:rsid w:val="002B2319"/>
    <w:rsid w:val="002B308E"/>
    <w:rsid w:val="002C48DF"/>
    <w:rsid w:val="002C67FC"/>
    <w:rsid w:val="002D1F4B"/>
    <w:rsid w:val="002D761A"/>
    <w:rsid w:val="002E5B75"/>
    <w:rsid w:val="002E5E88"/>
    <w:rsid w:val="002E6138"/>
    <w:rsid w:val="002F35D0"/>
    <w:rsid w:val="002F3726"/>
    <w:rsid w:val="002F3ED2"/>
    <w:rsid w:val="002F45AF"/>
    <w:rsid w:val="00300FD8"/>
    <w:rsid w:val="00303E82"/>
    <w:rsid w:val="00305ADD"/>
    <w:rsid w:val="00307649"/>
    <w:rsid w:val="003140A7"/>
    <w:rsid w:val="00320C6C"/>
    <w:rsid w:val="00321942"/>
    <w:rsid w:val="00322D04"/>
    <w:rsid w:val="003375CA"/>
    <w:rsid w:val="00355EAA"/>
    <w:rsid w:val="00356D98"/>
    <w:rsid w:val="00362FCC"/>
    <w:rsid w:val="00363CF2"/>
    <w:rsid w:val="00366052"/>
    <w:rsid w:val="00366C4B"/>
    <w:rsid w:val="00366DD1"/>
    <w:rsid w:val="00380776"/>
    <w:rsid w:val="0038363E"/>
    <w:rsid w:val="00390341"/>
    <w:rsid w:val="0039077E"/>
    <w:rsid w:val="00391004"/>
    <w:rsid w:val="00392534"/>
    <w:rsid w:val="003A533E"/>
    <w:rsid w:val="003A60C7"/>
    <w:rsid w:val="003C29E4"/>
    <w:rsid w:val="003C47ED"/>
    <w:rsid w:val="003C5BF0"/>
    <w:rsid w:val="003D04AC"/>
    <w:rsid w:val="003D33E9"/>
    <w:rsid w:val="003D57D4"/>
    <w:rsid w:val="003E1469"/>
    <w:rsid w:val="003E58ED"/>
    <w:rsid w:val="003E690F"/>
    <w:rsid w:val="003F196D"/>
    <w:rsid w:val="003F2F47"/>
    <w:rsid w:val="003F7388"/>
    <w:rsid w:val="0040481B"/>
    <w:rsid w:val="0042014F"/>
    <w:rsid w:val="00424B9F"/>
    <w:rsid w:val="004321BF"/>
    <w:rsid w:val="00435433"/>
    <w:rsid w:val="0043619C"/>
    <w:rsid w:val="0044059E"/>
    <w:rsid w:val="004479CB"/>
    <w:rsid w:val="00453D70"/>
    <w:rsid w:val="004561D3"/>
    <w:rsid w:val="00457040"/>
    <w:rsid w:val="0046728B"/>
    <w:rsid w:val="00470B55"/>
    <w:rsid w:val="00472829"/>
    <w:rsid w:val="00473502"/>
    <w:rsid w:val="00481A92"/>
    <w:rsid w:val="004860D9"/>
    <w:rsid w:val="004A28C9"/>
    <w:rsid w:val="004A58F6"/>
    <w:rsid w:val="004B3A00"/>
    <w:rsid w:val="004B510B"/>
    <w:rsid w:val="004C0989"/>
    <w:rsid w:val="004C7BB0"/>
    <w:rsid w:val="004D25EC"/>
    <w:rsid w:val="004E35A0"/>
    <w:rsid w:val="004E39C5"/>
    <w:rsid w:val="004E791F"/>
    <w:rsid w:val="005047BF"/>
    <w:rsid w:val="00504920"/>
    <w:rsid w:val="00505019"/>
    <w:rsid w:val="005051A6"/>
    <w:rsid w:val="00505C75"/>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460F"/>
    <w:rsid w:val="00575A58"/>
    <w:rsid w:val="00576549"/>
    <w:rsid w:val="00576A03"/>
    <w:rsid w:val="00580D26"/>
    <w:rsid w:val="00584648"/>
    <w:rsid w:val="00585127"/>
    <w:rsid w:val="005853BE"/>
    <w:rsid w:val="005A0309"/>
    <w:rsid w:val="005A1B83"/>
    <w:rsid w:val="005A6F07"/>
    <w:rsid w:val="005A7EFC"/>
    <w:rsid w:val="005B45FB"/>
    <w:rsid w:val="005C6010"/>
    <w:rsid w:val="005D4FA2"/>
    <w:rsid w:val="005D56D1"/>
    <w:rsid w:val="005E12A2"/>
    <w:rsid w:val="005E1D16"/>
    <w:rsid w:val="005E4093"/>
    <w:rsid w:val="005E7855"/>
    <w:rsid w:val="005F54E6"/>
    <w:rsid w:val="005F70D3"/>
    <w:rsid w:val="0060260B"/>
    <w:rsid w:val="00606139"/>
    <w:rsid w:val="0061708A"/>
    <w:rsid w:val="006210C3"/>
    <w:rsid w:val="00623B74"/>
    <w:rsid w:val="00637542"/>
    <w:rsid w:val="00637B98"/>
    <w:rsid w:val="0064045B"/>
    <w:rsid w:val="006407AE"/>
    <w:rsid w:val="00653D05"/>
    <w:rsid w:val="00657BC7"/>
    <w:rsid w:val="00657FBF"/>
    <w:rsid w:val="0066539E"/>
    <w:rsid w:val="00665586"/>
    <w:rsid w:val="00670CCD"/>
    <w:rsid w:val="00673BB6"/>
    <w:rsid w:val="0068462E"/>
    <w:rsid w:val="00687081"/>
    <w:rsid w:val="006909F0"/>
    <w:rsid w:val="00691BD9"/>
    <w:rsid w:val="00694B55"/>
    <w:rsid w:val="006968FD"/>
    <w:rsid w:val="0069761D"/>
    <w:rsid w:val="006A25E7"/>
    <w:rsid w:val="006C6EB7"/>
    <w:rsid w:val="006D1539"/>
    <w:rsid w:val="006D1A5A"/>
    <w:rsid w:val="006D23B4"/>
    <w:rsid w:val="006D3669"/>
    <w:rsid w:val="006D5E6A"/>
    <w:rsid w:val="006E021F"/>
    <w:rsid w:val="006E4F98"/>
    <w:rsid w:val="006F041A"/>
    <w:rsid w:val="006F743A"/>
    <w:rsid w:val="0070091D"/>
    <w:rsid w:val="00704277"/>
    <w:rsid w:val="00704B87"/>
    <w:rsid w:val="007054E6"/>
    <w:rsid w:val="00706F84"/>
    <w:rsid w:val="007104A3"/>
    <w:rsid w:val="00714685"/>
    <w:rsid w:val="00715D5D"/>
    <w:rsid w:val="00716C92"/>
    <w:rsid w:val="007175E8"/>
    <w:rsid w:val="00720DA6"/>
    <w:rsid w:val="00723760"/>
    <w:rsid w:val="00723AF9"/>
    <w:rsid w:val="00723D24"/>
    <w:rsid w:val="00726880"/>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47E1"/>
    <w:rsid w:val="00785C94"/>
    <w:rsid w:val="007867B6"/>
    <w:rsid w:val="007902B3"/>
    <w:rsid w:val="00790736"/>
    <w:rsid w:val="007909CA"/>
    <w:rsid w:val="00792FB9"/>
    <w:rsid w:val="00797011"/>
    <w:rsid w:val="00797875"/>
    <w:rsid w:val="007A61CE"/>
    <w:rsid w:val="007B0C5E"/>
    <w:rsid w:val="007B1F2E"/>
    <w:rsid w:val="007B5867"/>
    <w:rsid w:val="007C1C31"/>
    <w:rsid w:val="007C3A29"/>
    <w:rsid w:val="007C7ECC"/>
    <w:rsid w:val="007D2B58"/>
    <w:rsid w:val="007D6624"/>
    <w:rsid w:val="007D7278"/>
    <w:rsid w:val="007E00DF"/>
    <w:rsid w:val="007E0AA3"/>
    <w:rsid w:val="007E0E22"/>
    <w:rsid w:val="007F230D"/>
    <w:rsid w:val="00814A50"/>
    <w:rsid w:val="00814CEA"/>
    <w:rsid w:val="00816A20"/>
    <w:rsid w:val="00830FB7"/>
    <w:rsid w:val="00842441"/>
    <w:rsid w:val="00846B9C"/>
    <w:rsid w:val="00850A9F"/>
    <w:rsid w:val="008536BB"/>
    <w:rsid w:val="0085392B"/>
    <w:rsid w:val="00854B92"/>
    <w:rsid w:val="00861919"/>
    <w:rsid w:val="00865580"/>
    <w:rsid w:val="00876CF0"/>
    <w:rsid w:val="008802B9"/>
    <w:rsid w:val="00881232"/>
    <w:rsid w:val="00881C54"/>
    <w:rsid w:val="0088245E"/>
    <w:rsid w:val="00884B3C"/>
    <w:rsid w:val="008A6F9D"/>
    <w:rsid w:val="008B1969"/>
    <w:rsid w:val="008B39D7"/>
    <w:rsid w:val="008B4AEF"/>
    <w:rsid w:val="008B6E45"/>
    <w:rsid w:val="008B70FC"/>
    <w:rsid w:val="008C52D5"/>
    <w:rsid w:val="008D728C"/>
    <w:rsid w:val="008E7E2F"/>
    <w:rsid w:val="008F36ED"/>
    <w:rsid w:val="008F4252"/>
    <w:rsid w:val="008F5BFB"/>
    <w:rsid w:val="008F781D"/>
    <w:rsid w:val="009005A1"/>
    <w:rsid w:val="00904A3B"/>
    <w:rsid w:val="00913C22"/>
    <w:rsid w:val="00921531"/>
    <w:rsid w:val="00921C5C"/>
    <w:rsid w:val="0092310D"/>
    <w:rsid w:val="0093187F"/>
    <w:rsid w:val="0093458A"/>
    <w:rsid w:val="00935867"/>
    <w:rsid w:val="00941D81"/>
    <w:rsid w:val="0094674E"/>
    <w:rsid w:val="00946FE7"/>
    <w:rsid w:val="009513BB"/>
    <w:rsid w:val="009543CA"/>
    <w:rsid w:val="00954A89"/>
    <w:rsid w:val="00955B08"/>
    <w:rsid w:val="00955E66"/>
    <w:rsid w:val="00966A01"/>
    <w:rsid w:val="009715E8"/>
    <w:rsid w:val="009740AC"/>
    <w:rsid w:val="009741DE"/>
    <w:rsid w:val="00974840"/>
    <w:rsid w:val="009805D5"/>
    <w:rsid w:val="00980880"/>
    <w:rsid w:val="009938F5"/>
    <w:rsid w:val="00993B37"/>
    <w:rsid w:val="009A02C5"/>
    <w:rsid w:val="009A1BE8"/>
    <w:rsid w:val="009A3817"/>
    <w:rsid w:val="009B4131"/>
    <w:rsid w:val="009B5D87"/>
    <w:rsid w:val="009C7EA4"/>
    <w:rsid w:val="009D0809"/>
    <w:rsid w:val="009D21E3"/>
    <w:rsid w:val="009D48C1"/>
    <w:rsid w:val="009E105F"/>
    <w:rsid w:val="009E136E"/>
    <w:rsid w:val="009E2D86"/>
    <w:rsid w:val="009E5A2C"/>
    <w:rsid w:val="009F7A1F"/>
    <w:rsid w:val="00A01787"/>
    <w:rsid w:val="00A07F13"/>
    <w:rsid w:val="00A14D0D"/>
    <w:rsid w:val="00A1517C"/>
    <w:rsid w:val="00A277EF"/>
    <w:rsid w:val="00A414E5"/>
    <w:rsid w:val="00A43E50"/>
    <w:rsid w:val="00A45607"/>
    <w:rsid w:val="00A46E3E"/>
    <w:rsid w:val="00A51D7B"/>
    <w:rsid w:val="00A614F6"/>
    <w:rsid w:val="00A63D75"/>
    <w:rsid w:val="00A66845"/>
    <w:rsid w:val="00A66EFC"/>
    <w:rsid w:val="00A67452"/>
    <w:rsid w:val="00A723CB"/>
    <w:rsid w:val="00A901C9"/>
    <w:rsid w:val="00AA07C1"/>
    <w:rsid w:val="00AA2EE7"/>
    <w:rsid w:val="00AA7E51"/>
    <w:rsid w:val="00AB2219"/>
    <w:rsid w:val="00AB26CD"/>
    <w:rsid w:val="00AB2BAA"/>
    <w:rsid w:val="00AC018F"/>
    <w:rsid w:val="00AC3185"/>
    <w:rsid w:val="00AC4D7D"/>
    <w:rsid w:val="00AC61ED"/>
    <w:rsid w:val="00AC68FD"/>
    <w:rsid w:val="00AD4CD8"/>
    <w:rsid w:val="00AD6F6F"/>
    <w:rsid w:val="00AE07FE"/>
    <w:rsid w:val="00AE259F"/>
    <w:rsid w:val="00AE3964"/>
    <w:rsid w:val="00AE4770"/>
    <w:rsid w:val="00AF4982"/>
    <w:rsid w:val="00B0322C"/>
    <w:rsid w:val="00B03757"/>
    <w:rsid w:val="00B132E8"/>
    <w:rsid w:val="00B154AF"/>
    <w:rsid w:val="00B15FD8"/>
    <w:rsid w:val="00B175CB"/>
    <w:rsid w:val="00B209A5"/>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5099"/>
    <w:rsid w:val="00B862C6"/>
    <w:rsid w:val="00B94B59"/>
    <w:rsid w:val="00B957C9"/>
    <w:rsid w:val="00B96AEA"/>
    <w:rsid w:val="00BA0D6D"/>
    <w:rsid w:val="00BA3919"/>
    <w:rsid w:val="00BB3383"/>
    <w:rsid w:val="00BB7B80"/>
    <w:rsid w:val="00BB7EC6"/>
    <w:rsid w:val="00BC0D0B"/>
    <w:rsid w:val="00BC0DC5"/>
    <w:rsid w:val="00BC33E3"/>
    <w:rsid w:val="00BC3B83"/>
    <w:rsid w:val="00BC6D11"/>
    <w:rsid w:val="00BC79E8"/>
    <w:rsid w:val="00BD00BF"/>
    <w:rsid w:val="00BD1151"/>
    <w:rsid w:val="00BD35A4"/>
    <w:rsid w:val="00BD7051"/>
    <w:rsid w:val="00BE15A3"/>
    <w:rsid w:val="00BE377D"/>
    <w:rsid w:val="00BF189A"/>
    <w:rsid w:val="00BF479E"/>
    <w:rsid w:val="00BF4DDE"/>
    <w:rsid w:val="00BF6CF8"/>
    <w:rsid w:val="00C050F5"/>
    <w:rsid w:val="00C052F3"/>
    <w:rsid w:val="00C11728"/>
    <w:rsid w:val="00C11985"/>
    <w:rsid w:val="00C1329E"/>
    <w:rsid w:val="00C1593F"/>
    <w:rsid w:val="00C17936"/>
    <w:rsid w:val="00C21A5D"/>
    <w:rsid w:val="00C21D96"/>
    <w:rsid w:val="00C234C2"/>
    <w:rsid w:val="00C24255"/>
    <w:rsid w:val="00C245EF"/>
    <w:rsid w:val="00C26FFB"/>
    <w:rsid w:val="00C27F59"/>
    <w:rsid w:val="00C31B67"/>
    <w:rsid w:val="00C32FEF"/>
    <w:rsid w:val="00C34A9E"/>
    <w:rsid w:val="00C356E3"/>
    <w:rsid w:val="00C407F7"/>
    <w:rsid w:val="00C4170B"/>
    <w:rsid w:val="00C4380E"/>
    <w:rsid w:val="00C556DE"/>
    <w:rsid w:val="00C61F4B"/>
    <w:rsid w:val="00C72830"/>
    <w:rsid w:val="00C729E5"/>
    <w:rsid w:val="00C73338"/>
    <w:rsid w:val="00C73F92"/>
    <w:rsid w:val="00C75602"/>
    <w:rsid w:val="00C770D3"/>
    <w:rsid w:val="00C82505"/>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1902"/>
    <w:rsid w:val="00CE407C"/>
    <w:rsid w:val="00CF16A0"/>
    <w:rsid w:val="00CF203C"/>
    <w:rsid w:val="00CF6CCB"/>
    <w:rsid w:val="00D04FCB"/>
    <w:rsid w:val="00D0536C"/>
    <w:rsid w:val="00D060C4"/>
    <w:rsid w:val="00D07067"/>
    <w:rsid w:val="00D169AB"/>
    <w:rsid w:val="00D17360"/>
    <w:rsid w:val="00D21265"/>
    <w:rsid w:val="00D25EE5"/>
    <w:rsid w:val="00D303D0"/>
    <w:rsid w:val="00D422D7"/>
    <w:rsid w:val="00D426EE"/>
    <w:rsid w:val="00D44D73"/>
    <w:rsid w:val="00D45203"/>
    <w:rsid w:val="00D50FFD"/>
    <w:rsid w:val="00D55B3C"/>
    <w:rsid w:val="00D55EA7"/>
    <w:rsid w:val="00D7720E"/>
    <w:rsid w:val="00D83086"/>
    <w:rsid w:val="00D8747D"/>
    <w:rsid w:val="00D97BB6"/>
    <w:rsid w:val="00DA1948"/>
    <w:rsid w:val="00DA27A4"/>
    <w:rsid w:val="00DA640B"/>
    <w:rsid w:val="00DB243F"/>
    <w:rsid w:val="00DC1F36"/>
    <w:rsid w:val="00DC315F"/>
    <w:rsid w:val="00DC7686"/>
    <w:rsid w:val="00DD0978"/>
    <w:rsid w:val="00DD20DE"/>
    <w:rsid w:val="00DD512D"/>
    <w:rsid w:val="00DE56C1"/>
    <w:rsid w:val="00DE6D16"/>
    <w:rsid w:val="00DF2B2C"/>
    <w:rsid w:val="00DF4DF2"/>
    <w:rsid w:val="00E02202"/>
    <w:rsid w:val="00E046D0"/>
    <w:rsid w:val="00E05289"/>
    <w:rsid w:val="00E11736"/>
    <w:rsid w:val="00E20B83"/>
    <w:rsid w:val="00E21D68"/>
    <w:rsid w:val="00E22DCE"/>
    <w:rsid w:val="00E2669C"/>
    <w:rsid w:val="00E277E5"/>
    <w:rsid w:val="00E31644"/>
    <w:rsid w:val="00E460EE"/>
    <w:rsid w:val="00E505CA"/>
    <w:rsid w:val="00E53BF1"/>
    <w:rsid w:val="00E55F41"/>
    <w:rsid w:val="00E6101F"/>
    <w:rsid w:val="00E62AE1"/>
    <w:rsid w:val="00E64D2D"/>
    <w:rsid w:val="00E732B6"/>
    <w:rsid w:val="00E80E6D"/>
    <w:rsid w:val="00E82122"/>
    <w:rsid w:val="00E821E5"/>
    <w:rsid w:val="00E854A2"/>
    <w:rsid w:val="00E927B8"/>
    <w:rsid w:val="00E952ED"/>
    <w:rsid w:val="00EA48AF"/>
    <w:rsid w:val="00EA7E31"/>
    <w:rsid w:val="00EB081D"/>
    <w:rsid w:val="00EB283A"/>
    <w:rsid w:val="00EB666D"/>
    <w:rsid w:val="00EB6FD4"/>
    <w:rsid w:val="00EC2D98"/>
    <w:rsid w:val="00EC7037"/>
    <w:rsid w:val="00ED15CF"/>
    <w:rsid w:val="00ED1F4A"/>
    <w:rsid w:val="00ED3A7A"/>
    <w:rsid w:val="00ED60E0"/>
    <w:rsid w:val="00EE6FA8"/>
    <w:rsid w:val="00EE7E77"/>
    <w:rsid w:val="00EF4839"/>
    <w:rsid w:val="00F00DA2"/>
    <w:rsid w:val="00F029D7"/>
    <w:rsid w:val="00F07F7E"/>
    <w:rsid w:val="00F104C9"/>
    <w:rsid w:val="00F13862"/>
    <w:rsid w:val="00F27F7B"/>
    <w:rsid w:val="00F34E70"/>
    <w:rsid w:val="00F363DD"/>
    <w:rsid w:val="00F3691D"/>
    <w:rsid w:val="00F37B3D"/>
    <w:rsid w:val="00F515EA"/>
    <w:rsid w:val="00F5364C"/>
    <w:rsid w:val="00F608E8"/>
    <w:rsid w:val="00F71E35"/>
    <w:rsid w:val="00F77702"/>
    <w:rsid w:val="00F85EAF"/>
    <w:rsid w:val="00F923CB"/>
    <w:rsid w:val="00F93456"/>
    <w:rsid w:val="00FA0258"/>
    <w:rsid w:val="00FA05EE"/>
    <w:rsid w:val="00FA3C0D"/>
    <w:rsid w:val="00FA4EFF"/>
    <w:rsid w:val="00FA59A6"/>
    <w:rsid w:val="00FA6246"/>
    <w:rsid w:val="00FB2DC5"/>
    <w:rsid w:val="00FB3265"/>
    <w:rsid w:val="00FB650C"/>
    <w:rsid w:val="00FB685E"/>
    <w:rsid w:val="00FB6E52"/>
    <w:rsid w:val="00FC4372"/>
    <w:rsid w:val="00FC47E5"/>
    <w:rsid w:val="00FC48E4"/>
    <w:rsid w:val="00FD19FA"/>
    <w:rsid w:val="00FD24EE"/>
    <w:rsid w:val="00FD4CBC"/>
    <w:rsid w:val="00FD4F2B"/>
    <w:rsid w:val="00FD4FBF"/>
    <w:rsid w:val="00FD5731"/>
    <w:rsid w:val="00FD7845"/>
    <w:rsid w:val="00FE0027"/>
    <w:rsid w:val="00FE2DE8"/>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2DF59-2029-D648-A788-8BF22615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17</Pages>
  <Words>2947</Words>
  <Characters>18571</Characters>
  <Application>Microsoft Macintosh Word</Application>
  <DocSecurity>0</DocSecurity>
  <Lines>873</Lines>
  <Paragraphs>406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Motivation</vt:lpstr>
      <vt:lpstr>Übersicht</vt:lpstr>
      <vt:lpstr>Daten &amp; Goldstandard</vt:lpstr>
      <vt:lpstr>Topikmodellierung</vt:lpstr>
      <vt:lpstr>Automatische Klassifikation</vt:lpstr>
      <vt:lpstr>Zusammenfassung und Ausblick</vt:lpstr>
      <vt:lpstr>Literatur</vt:lpstr>
    </vt:vector>
  </TitlesOfParts>
  <Company/>
  <LinksUpToDate>false</LinksUpToDate>
  <CharactersWithSpaces>21166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63</cp:revision>
  <cp:lastPrinted>2016-05-20T10:35:00Z</cp:lastPrinted>
  <dcterms:created xsi:type="dcterms:W3CDTF">2016-05-27T09:21:00Z</dcterms:created>
  <dcterms:modified xsi:type="dcterms:W3CDTF">2016-05-27T12:34:00Z</dcterms:modified>
</cp:coreProperties>
</file>